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ind w:left="1275.5905511811022" w:hanging="1275.5905511811022"/>
        <w:jc w:val="center"/>
        <w:rPr>
          <w:ins w:author="Anonymous" w:id="1" w:date="2020-06-15T15:16:03Z"/>
          <w:rFonts w:ascii="Arial" w:cs="Arial" w:eastAsia="Arial" w:hAnsi="Arial"/>
          <w:b w:val="0"/>
          <w:i w:val="0"/>
          <w:smallCaps w:val="0"/>
          <w:strike w:val="0"/>
          <w:color w:val="000000"/>
          <w:sz w:val="22"/>
          <w:szCs w:val="22"/>
          <w:u w:val="none"/>
          <w:shd w:fill="auto" w:val="clear"/>
          <w:vertAlign w:val="baseline"/>
        </w:rPr>
        <w:pPrChange w:author="Mun" w:id="0" w:date="2020-06-23T15:38:29Z">
          <w:pPr>
            <w:spacing w:after="0" w:before="0" w:line="276" w:lineRule="auto"/>
            <w:jc w:val="center"/>
          </w:pPr>
        </w:pPrChange>
      </w:pPr>
      <w:ins w:author="Anonymous" w:id="1" w:date="2020-06-15T15:16:03Z">
        <w:r w:rsidDel="00000000" w:rsidR="00000000" w:rsidRPr="00000000">
          <w:rPr>
            <w:rtl w:val="0"/>
          </w:rPr>
        </w:r>
      </w:ins>
    </w:p>
    <w:p w:rsidR="00000000" w:rsidDel="00000000" w:rsidP="00000000" w:rsidRDefault="00000000" w:rsidRPr="00000000" w14:paraId="00000002">
      <w:pPr>
        <w:spacing w:after="0" w:before="0" w:line="276" w:lineRule="auto"/>
        <w:jc w:val="center"/>
        <w:rPr>
          <w:b w:val="1"/>
          <w:sz w:val="28"/>
          <w:szCs w:val="28"/>
        </w:rPr>
      </w:pPr>
      <w:r w:rsidDel="00000000" w:rsidR="00000000" w:rsidRPr="00000000">
        <w:rPr>
          <w:b w:val="1"/>
          <w:sz w:val="48"/>
          <w:szCs w:val="48"/>
          <w:rtl w:val="0"/>
        </w:rPr>
        <w:t xml:space="preserve">ĐỌC KHÍ MÁU ĐỘNG MẠCH</w:t>
      </w:r>
      <w:r w:rsidDel="00000000" w:rsidR="00000000" w:rsidRPr="00000000">
        <w:rPr>
          <w:b w:val="1"/>
          <w:sz w:val="28"/>
          <w:szCs w:val="28"/>
          <w:rtl w:val="0"/>
        </w:rPr>
        <w:t xml:space="preserve">         </w:t>
      </w:r>
    </w:p>
    <w:p w:rsidR="00000000" w:rsidDel="00000000" w:rsidP="00000000" w:rsidRDefault="00000000" w:rsidRPr="00000000" w14:paraId="00000003">
      <w:pPr>
        <w:numPr>
          <w:ilvl w:val="0"/>
          <w:numId w:val="5"/>
        </w:numPr>
        <w:spacing w:after="0" w:before="0" w:line="276" w:lineRule="auto"/>
        <w:ind w:left="720" w:hanging="360"/>
        <w:rPr>
          <w:b w:val="1"/>
          <w:u w:val="none"/>
        </w:rPr>
      </w:pPr>
      <w:r w:rsidDel="00000000" w:rsidR="00000000" w:rsidRPr="00000000">
        <w:rPr>
          <w:b w:val="1"/>
          <w:rtl w:val="0"/>
        </w:rPr>
        <w:t xml:space="preserve">GIỚI THIỆU</w:t>
      </w:r>
    </w:p>
    <w:p w:rsidR="00000000" w:rsidDel="00000000" w:rsidP="00000000" w:rsidRDefault="00000000" w:rsidRPr="00000000" w14:paraId="00000004">
      <w:pPr>
        <w:spacing w:after="0" w:before="0" w:line="276" w:lineRule="auto"/>
        <w:ind w:left="0" w:firstLine="0"/>
        <w:rPr/>
      </w:pPr>
      <w:r w:rsidDel="00000000" w:rsidR="00000000" w:rsidRPr="00000000">
        <w:rPr>
          <w:b w:val="1"/>
          <w:rtl w:val="0"/>
        </w:rPr>
        <w:t xml:space="preserve"> </w:t>
        <w:tab/>
        <w:t xml:space="preserve"> </w:t>
      </w:r>
      <w:r w:rsidDel="00000000" w:rsidR="00000000" w:rsidRPr="00000000">
        <w:rPr>
          <w:rtl w:val="0"/>
        </w:rPr>
        <w:t xml:space="preserve">Khí máu động mạch (ABG) là một xét nghiệm đo phân áp oxy (PaO2), phân áp CO2 (PaCO2), độ pH, độ bão hòa oxyhemoglobin (SaO2) và nồng độ bicarbonate (HCO3) trong máu động mạch. Một số máy phân tích khí máu cũng đo mức methemoglobin, carboxyhemoglobin và hemoglobin</w:t>
      </w:r>
    </w:p>
    <w:p w:rsidR="00000000" w:rsidDel="00000000" w:rsidP="00000000" w:rsidRDefault="00000000" w:rsidRPr="00000000" w14:paraId="00000005">
      <w:pPr>
        <w:spacing w:after="0" w:before="0" w:line="276" w:lineRule="auto"/>
        <w:jc w:val="both"/>
        <w:rPr>
          <w:b w:val="1"/>
        </w:rPr>
      </w:pPr>
      <w:r w:rsidDel="00000000" w:rsidR="00000000" w:rsidRPr="00000000">
        <w:rPr>
          <w:rtl w:val="0"/>
        </w:rPr>
        <w:t xml:space="preserve">    II.  </w:t>
      </w:r>
      <w:r w:rsidDel="00000000" w:rsidR="00000000" w:rsidRPr="00000000">
        <w:rPr>
          <w:b w:val="1"/>
          <w:rtl w:val="0"/>
        </w:rPr>
        <w:t xml:space="preserve">CHỈ ĐỊNH</w:t>
      </w:r>
    </w:p>
    <w:p w:rsidR="00000000" w:rsidDel="00000000" w:rsidP="00000000" w:rsidRDefault="00000000" w:rsidRPr="00000000" w14:paraId="00000006">
      <w:pPr>
        <w:spacing w:after="0" w:before="0" w:line="276" w:lineRule="auto"/>
        <w:ind w:left="850.3937007874017" w:firstLine="0"/>
        <w:rPr/>
      </w:pPr>
      <w:r w:rsidDel="00000000" w:rsidR="00000000" w:rsidRPr="00000000">
        <w:rPr>
          <w:rtl w:val="0"/>
        </w:rPr>
        <w:t xml:space="preserve">1.Khi cần đánh giá khả năng oxy hóa máu:</w:t>
      </w:r>
    </w:p>
    <w:p w:rsidR="00000000" w:rsidDel="00000000" w:rsidP="00000000" w:rsidRDefault="00000000" w:rsidRPr="00000000" w14:paraId="00000007">
      <w:pPr>
        <w:spacing w:after="0" w:before="0" w:line="276" w:lineRule="auto"/>
        <w:ind w:left="850.3937007874017" w:firstLine="0"/>
        <w:rPr/>
      </w:pPr>
      <w:r w:rsidDel="00000000" w:rsidR="00000000" w:rsidRPr="00000000">
        <w:rPr>
          <w:rtl w:val="0"/>
        </w:rPr>
        <w:t xml:space="preserve">2.Khi cần đánh giá thông khí phế nang: </w:t>
      </w:r>
    </w:p>
    <w:p w:rsidR="00000000" w:rsidDel="00000000" w:rsidP="00000000" w:rsidRDefault="00000000" w:rsidRPr="00000000" w14:paraId="00000008">
      <w:pPr>
        <w:spacing w:after="0" w:before="0" w:line="276" w:lineRule="auto"/>
        <w:ind w:left="850.3937007874017" w:firstLine="0"/>
        <w:rPr/>
      </w:pPr>
      <w:r w:rsidDel="00000000" w:rsidR="00000000" w:rsidRPr="00000000">
        <w:rPr>
          <w:rtl w:val="0"/>
        </w:rPr>
        <w:t xml:space="preserve">3.Khi nghi ngờ rối loạn toan kiềm</w:t>
      </w:r>
    </w:p>
    <w:p w:rsidR="00000000" w:rsidDel="00000000" w:rsidP="00000000" w:rsidRDefault="00000000" w:rsidRPr="00000000" w14:paraId="00000009">
      <w:pPr>
        <w:numPr>
          <w:ilvl w:val="0"/>
          <w:numId w:val="9"/>
        </w:numPr>
        <w:spacing w:after="0" w:before="0" w:line="276" w:lineRule="auto"/>
        <w:ind w:left="720" w:hanging="360"/>
        <w:jc w:val="center"/>
        <w:rPr>
          <w:u w:val="none"/>
          <w:rPrChange w:author="Tiến Hoàng" w:id="3" w:date="2020-05-12T23:11:35Z">
            <w:rPr/>
          </w:rPrChange>
        </w:rPr>
        <w:pPrChange w:author="Tiến Hoàng" w:id="0" w:date="2020-05-12T23:11:35Z">
          <w:pPr>
            <w:spacing w:after="0" w:before="0" w:line="276" w:lineRule="auto"/>
          </w:pPr>
        </w:pPrChange>
      </w:pPr>
      <w:r w:rsidDel="00000000" w:rsidR="00000000" w:rsidRPr="00000000">
        <w:rPr>
          <w:rtl w:val="0"/>
        </w:rPr>
        <w:t xml:space="preserve">   III. </w:t>
      </w:r>
      <w:r w:rsidDel="00000000" w:rsidR="00000000" w:rsidRPr="00000000">
        <w:rPr>
          <w:b w:val="1"/>
          <w:rtl w:val="0"/>
        </w:rPr>
        <w:t xml:space="preserve">CHỐNG CHỈ ĐỊNH</w:t>
      </w:r>
      <w:r w:rsidDel="00000000" w:rsidR="00000000" w:rsidRPr="00000000">
        <w:rPr>
          <w:rtl w:val="0"/>
        </w:rPr>
      </w:r>
    </w:p>
    <w:p w:rsidR="00000000" w:rsidDel="00000000" w:rsidP="00000000" w:rsidRDefault="00000000" w:rsidRPr="00000000" w14:paraId="0000000A">
      <w:pPr>
        <w:spacing w:after="0" w:before="0" w:line="276" w:lineRule="auto"/>
        <w:ind w:firstLine="850.3937007874017"/>
        <w:rPr/>
      </w:pPr>
      <w:r w:rsidDel="00000000" w:rsidR="00000000" w:rsidRPr="00000000">
        <w:rPr>
          <w:rtl w:val="0"/>
        </w:rPr>
        <w:t xml:space="preserve">-Lấy động mạch cảnh</w:t>
      </w:r>
    </w:p>
    <w:p w:rsidR="00000000" w:rsidDel="00000000" w:rsidP="00000000" w:rsidRDefault="00000000" w:rsidRPr="00000000" w14:paraId="0000000B">
      <w:pPr>
        <w:spacing w:after="0" w:before="0" w:line="276" w:lineRule="auto"/>
        <w:ind w:firstLine="850.3937007874017"/>
        <w:rPr/>
      </w:pPr>
      <w:r w:rsidDel="00000000" w:rsidR="00000000" w:rsidRPr="00000000">
        <w:rPr>
          <w:rtl w:val="0"/>
        </w:rPr>
        <w:t xml:space="preserve">-Lấy động mạch quay khi test Allen âm tính</w:t>
      </w:r>
    </w:p>
    <w:p w:rsidR="00000000" w:rsidDel="00000000" w:rsidP="00000000" w:rsidRDefault="00000000" w:rsidRPr="00000000" w14:paraId="0000000C">
      <w:pPr>
        <w:spacing w:after="0" w:before="0" w:line="276" w:lineRule="auto"/>
        <w:ind w:firstLine="850.3937007874017"/>
        <w:rPr/>
      </w:pPr>
      <w:r w:rsidDel="00000000" w:rsidR="00000000" w:rsidRPr="00000000">
        <w:rPr>
          <w:rtl w:val="0"/>
        </w:rPr>
        <w:t xml:space="preserve">-Lấy máu xuyên qua vết thương hay qua 1 shunt phẫu thuật</w:t>
      </w:r>
    </w:p>
    <w:p w:rsidR="00000000" w:rsidDel="00000000" w:rsidP="00000000" w:rsidRDefault="00000000" w:rsidRPr="00000000" w14:paraId="0000000D">
      <w:pPr>
        <w:spacing w:after="0" w:before="0" w:line="276" w:lineRule="auto"/>
        <w:ind w:firstLine="850.3937007874017"/>
        <w:rPr/>
      </w:pPr>
      <w:r w:rsidDel="00000000" w:rsidR="00000000" w:rsidRPr="00000000">
        <w:rPr>
          <w:rtl w:val="0"/>
        </w:rPr>
        <w:t xml:space="preserve">-Bệnh lý đông máu hay đang điều trị kháng đông liều trung bình cao.</w:t>
      </w:r>
    </w:p>
    <w:p w:rsidR="00000000" w:rsidDel="00000000" w:rsidP="00000000" w:rsidRDefault="00000000" w:rsidRPr="00000000" w14:paraId="0000000E">
      <w:pPr>
        <w:spacing w:after="0" w:before="0" w:line="276" w:lineRule="auto"/>
        <w:ind w:firstLine="850.3937007874017"/>
        <w:rPr/>
      </w:pPr>
      <w:r w:rsidDel="00000000" w:rsidR="00000000" w:rsidRPr="00000000">
        <w:rPr>
          <w:rtl w:val="0"/>
        </w:rPr>
        <w:t xml:space="preserve">-Có bằng chứng bệnh lý mạch máu ngoại biên xa vùng chọc kim.</w:t>
      </w:r>
    </w:p>
    <w:p w:rsidR="00000000" w:rsidDel="00000000" w:rsidP="00000000" w:rsidRDefault="00000000" w:rsidRPr="00000000" w14:paraId="0000000F">
      <w:pPr>
        <w:spacing w:after="200" w:before="0" w:line="276" w:lineRule="auto"/>
        <w:ind w:left="850.3937007874017" w:firstLine="0"/>
        <w:rPr/>
      </w:pPr>
      <w:r w:rsidDel="00000000" w:rsidR="00000000" w:rsidRPr="00000000">
        <w:rPr>
          <w:rtl w:val="0"/>
        </w:rPr>
        <w:t xml:space="preserve">-Tuần hoàn bên (tuần hoàn vòng nối) không bảo đảm tại vị trí lấy máu</w:t>
      </w:r>
    </w:p>
    <w:p w:rsidR="00000000" w:rsidDel="00000000" w:rsidP="00000000" w:rsidRDefault="00000000" w:rsidRPr="00000000" w14:paraId="00000010">
      <w:pPr>
        <w:spacing w:after="200" w:before="0" w:line="276" w:lineRule="auto"/>
        <w:rPr>
          <w:b w:val="1"/>
          <w:sz w:val="28"/>
          <w:szCs w:val="28"/>
        </w:rPr>
      </w:pPr>
      <w:r w:rsidDel="00000000" w:rsidR="00000000" w:rsidRPr="00000000">
        <w:rPr>
          <w:b w:val="1"/>
          <w:sz w:val="28"/>
          <w:szCs w:val="28"/>
          <w:rtl w:val="0"/>
        </w:rPr>
        <w:t xml:space="preserve">  IV. CÁCH ĐỌC KHÍ MÁU ĐỘNG MẠCH</w:t>
      </w:r>
    </w:p>
    <w:p w:rsidR="00000000" w:rsidDel="00000000" w:rsidP="00000000" w:rsidRDefault="00000000" w:rsidRPr="00000000" w14:paraId="00000011">
      <w:pPr>
        <w:numPr>
          <w:ilvl w:val="0"/>
          <w:numId w:val="10"/>
        </w:numPr>
        <w:spacing w:after="200" w:before="0" w:line="276" w:lineRule="auto"/>
        <w:ind w:left="720" w:hanging="360"/>
        <w:rPr>
          <w:b w:val="1"/>
          <w:sz w:val="28"/>
          <w:szCs w:val="28"/>
          <w:u w:val="none"/>
        </w:rPr>
      </w:pPr>
      <w:r w:rsidDel="00000000" w:rsidR="00000000" w:rsidRPr="00000000">
        <w:rPr>
          <w:b w:val="1"/>
          <w:sz w:val="28"/>
          <w:szCs w:val="28"/>
          <w:rtl w:val="0"/>
        </w:rPr>
        <w:t xml:space="preserve">Rối loạn thông khí</w:t>
      </w:r>
    </w:p>
    <w:p w:rsidR="00000000" w:rsidDel="00000000" w:rsidP="00000000" w:rsidRDefault="00000000" w:rsidRPr="00000000" w14:paraId="00000012">
      <w:pPr>
        <w:spacing w:after="200" w:before="0" w:line="276" w:lineRule="auto"/>
        <w:rPr>
          <w:b w:val="1"/>
          <w:i w:val="1"/>
        </w:rPr>
      </w:pPr>
      <w:r w:rsidDel="00000000" w:rsidR="00000000" w:rsidRPr="00000000">
        <w:rPr>
          <w:b w:val="1"/>
          <w:i w:val="1"/>
          <w:u w:val="single"/>
          <w:rtl w:val="0"/>
        </w:rPr>
        <w:t xml:space="preserve">Bước 1</w:t>
      </w:r>
      <w:r w:rsidDel="00000000" w:rsidR="00000000" w:rsidRPr="00000000">
        <w:rPr>
          <w:b w:val="1"/>
          <w:i w:val="1"/>
          <w:rtl w:val="0"/>
        </w:rPr>
        <w:t xml:space="preserve">: Đọc PaO2 và SaO2:</w:t>
      </w:r>
    </w:p>
    <w:p w:rsidR="00000000" w:rsidDel="00000000" w:rsidP="00000000" w:rsidRDefault="00000000" w:rsidRPr="00000000" w14:paraId="00000013">
      <w:pPr>
        <w:spacing w:after="200" w:before="0" w:line="276" w:lineRule="auto"/>
        <w:rPr/>
      </w:pPr>
      <w:r w:rsidDel="00000000" w:rsidR="00000000" w:rsidRPr="00000000">
        <w:rPr>
          <w:rtl w:val="0"/>
        </w:rPr>
        <w:t xml:space="preserve">Phân độ suy hô hấp:</w:t>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0"/>
        <w:gridCol w:w="3114"/>
        <w:gridCol w:w="3106"/>
        <w:tblGridChange w:id="0">
          <w:tblGrid>
            <w:gridCol w:w="3130"/>
            <w:gridCol w:w="3114"/>
            <w:gridCol w:w="3106"/>
          </w:tblGrid>
        </w:tblGridChange>
      </w:tblGrid>
      <w:tr>
        <w:tc>
          <w:tcPr/>
          <w:p w:rsidR="00000000" w:rsidDel="00000000" w:rsidP="00000000" w:rsidRDefault="00000000" w:rsidRPr="00000000" w14:paraId="00000014">
            <w:pPr>
              <w:spacing w:after="0" w:before="0" w:line="240" w:lineRule="auto"/>
              <w:rPr/>
            </w:pPr>
            <w:r w:rsidDel="00000000" w:rsidR="00000000" w:rsidRPr="00000000">
              <w:rPr>
                <w:rtl w:val="0"/>
              </w:rPr>
              <w:t xml:space="preserve">PaO2(mmHg)</w:t>
            </w:r>
          </w:p>
        </w:tc>
        <w:tc>
          <w:tcPr/>
          <w:p w:rsidR="00000000" w:rsidDel="00000000" w:rsidP="00000000" w:rsidRDefault="00000000" w:rsidRPr="00000000" w14:paraId="00000015">
            <w:pPr>
              <w:spacing w:after="0" w:before="0" w:line="240" w:lineRule="auto"/>
              <w:rPr/>
            </w:pPr>
            <w:r w:rsidDel="00000000" w:rsidR="00000000" w:rsidRPr="00000000">
              <w:rPr>
                <w:rtl w:val="0"/>
              </w:rPr>
              <w:t xml:space="preserve">SaO2(%)</w:t>
            </w:r>
          </w:p>
        </w:tc>
        <w:tc>
          <w:tcPr/>
          <w:p w:rsidR="00000000" w:rsidDel="00000000" w:rsidP="00000000" w:rsidRDefault="00000000" w:rsidRPr="00000000" w14:paraId="00000016">
            <w:pPr>
              <w:spacing w:after="0" w:before="0" w:line="240" w:lineRule="auto"/>
              <w:rPr/>
            </w:pPr>
            <w:r w:rsidDel="00000000" w:rsidR="00000000" w:rsidRPr="00000000">
              <w:rPr>
                <w:rtl w:val="0"/>
              </w:rPr>
              <w:t xml:space="preserve">Mức độ suy hô hấp</w:t>
            </w:r>
          </w:p>
        </w:tc>
      </w:tr>
      <w:tr>
        <w:tc>
          <w:tcPr/>
          <w:p w:rsidR="00000000" w:rsidDel="00000000" w:rsidP="00000000" w:rsidRDefault="00000000" w:rsidRPr="00000000" w14:paraId="00000017">
            <w:pPr>
              <w:spacing w:after="0" w:before="0" w:line="240" w:lineRule="auto"/>
              <w:rPr/>
            </w:pPr>
            <w:r w:rsidDel="00000000" w:rsidR="00000000" w:rsidRPr="00000000">
              <w:rPr>
                <w:rtl w:val="0"/>
              </w:rPr>
              <w:t xml:space="preserve">60-79</w:t>
            </w:r>
          </w:p>
        </w:tc>
        <w:tc>
          <w:tcPr/>
          <w:p w:rsidR="00000000" w:rsidDel="00000000" w:rsidP="00000000" w:rsidRDefault="00000000" w:rsidRPr="00000000" w14:paraId="00000018">
            <w:pPr>
              <w:spacing w:after="0" w:before="0" w:line="240" w:lineRule="auto"/>
              <w:rPr/>
            </w:pPr>
            <w:r w:rsidDel="00000000" w:rsidR="00000000" w:rsidRPr="00000000">
              <w:rPr>
                <w:rtl w:val="0"/>
              </w:rPr>
              <w:t xml:space="preserve">90-94</w:t>
            </w:r>
          </w:p>
        </w:tc>
        <w:tc>
          <w:tcPr/>
          <w:p w:rsidR="00000000" w:rsidDel="00000000" w:rsidP="00000000" w:rsidRDefault="00000000" w:rsidRPr="00000000" w14:paraId="00000019">
            <w:pPr>
              <w:spacing w:after="0" w:before="0" w:line="240" w:lineRule="auto"/>
              <w:rPr/>
            </w:pPr>
            <w:r w:rsidDel="00000000" w:rsidR="00000000" w:rsidRPr="00000000">
              <w:rPr>
                <w:rtl w:val="0"/>
              </w:rPr>
              <w:t xml:space="preserve">Nhẹ</w:t>
            </w:r>
          </w:p>
        </w:tc>
      </w:tr>
      <w:tr>
        <w:tc>
          <w:tcPr/>
          <w:p w:rsidR="00000000" w:rsidDel="00000000" w:rsidP="00000000" w:rsidRDefault="00000000" w:rsidRPr="00000000" w14:paraId="0000001A">
            <w:pPr>
              <w:spacing w:after="0" w:before="0" w:line="240" w:lineRule="auto"/>
              <w:rPr/>
            </w:pPr>
            <w:r w:rsidDel="00000000" w:rsidR="00000000" w:rsidRPr="00000000">
              <w:rPr>
                <w:rtl w:val="0"/>
              </w:rPr>
              <w:t xml:space="preserve">40-59</w:t>
            </w:r>
          </w:p>
        </w:tc>
        <w:tc>
          <w:tcPr/>
          <w:p w:rsidR="00000000" w:rsidDel="00000000" w:rsidP="00000000" w:rsidRDefault="00000000" w:rsidRPr="00000000" w14:paraId="0000001B">
            <w:pPr>
              <w:spacing w:after="0" w:before="0" w:line="240" w:lineRule="auto"/>
              <w:rPr/>
            </w:pPr>
            <w:r w:rsidDel="00000000" w:rsidR="00000000" w:rsidRPr="00000000">
              <w:rPr>
                <w:rtl w:val="0"/>
              </w:rPr>
              <w:t xml:space="preserve">75-89</w:t>
            </w:r>
          </w:p>
        </w:tc>
        <w:tc>
          <w:tcPr/>
          <w:p w:rsidR="00000000" w:rsidDel="00000000" w:rsidP="00000000" w:rsidRDefault="00000000" w:rsidRPr="00000000" w14:paraId="0000001C">
            <w:pPr>
              <w:spacing w:after="0" w:before="0" w:line="240" w:lineRule="auto"/>
              <w:rPr/>
            </w:pPr>
            <w:r w:rsidDel="00000000" w:rsidR="00000000" w:rsidRPr="00000000">
              <w:rPr>
                <w:rtl w:val="0"/>
              </w:rPr>
              <w:t xml:space="preserve">Trung Bình</w:t>
            </w:r>
          </w:p>
        </w:tc>
      </w:tr>
      <w:tr>
        <w:tc>
          <w:tcPr/>
          <w:p w:rsidR="00000000" w:rsidDel="00000000" w:rsidP="00000000" w:rsidRDefault="00000000" w:rsidRPr="00000000" w14:paraId="0000001D">
            <w:pPr>
              <w:spacing w:after="0" w:before="0" w:line="240" w:lineRule="auto"/>
              <w:rPr/>
            </w:pPr>
            <w:r w:rsidDel="00000000" w:rsidR="00000000" w:rsidRPr="00000000">
              <w:rPr>
                <w:rtl w:val="0"/>
              </w:rPr>
              <w:t xml:space="preserve">&lt;40</w:t>
            </w:r>
          </w:p>
        </w:tc>
        <w:tc>
          <w:tcPr/>
          <w:p w:rsidR="00000000" w:rsidDel="00000000" w:rsidP="00000000" w:rsidRDefault="00000000" w:rsidRPr="00000000" w14:paraId="0000001E">
            <w:pPr>
              <w:spacing w:after="0" w:before="0" w:line="240" w:lineRule="auto"/>
              <w:rPr/>
            </w:pPr>
            <w:r w:rsidDel="00000000" w:rsidR="00000000" w:rsidRPr="00000000">
              <w:rPr>
                <w:rtl w:val="0"/>
              </w:rPr>
              <w:t xml:space="preserve">&lt;75</w:t>
            </w:r>
          </w:p>
        </w:tc>
        <w:tc>
          <w:tcPr/>
          <w:p w:rsidR="00000000" w:rsidDel="00000000" w:rsidP="00000000" w:rsidRDefault="00000000" w:rsidRPr="00000000" w14:paraId="0000001F">
            <w:pPr>
              <w:spacing w:after="0" w:before="0" w:line="240" w:lineRule="auto"/>
              <w:rPr/>
            </w:pPr>
            <w:r w:rsidDel="00000000" w:rsidR="00000000" w:rsidRPr="00000000">
              <w:rPr>
                <w:rtl w:val="0"/>
              </w:rPr>
              <w:t xml:space="preserve">Nặng</w:t>
            </w:r>
          </w:p>
        </w:tc>
      </w:tr>
    </w:tbl>
    <w:p w:rsidR="00000000" w:rsidDel="00000000" w:rsidP="00000000" w:rsidRDefault="00000000" w:rsidRPr="00000000" w14:paraId="00000020">
      <w:pPr>
        <w:spacing w:after="200" w:before="0" w:line="276" w:lineRule="auto"/>
        <w:rPr/>
      </w:pPr>
      <w:r w:rsidDel="00000000" w:rsidR="00000000" w:rsidRPr="00000000">
        <w:rPr>
          <w:rtl w:val="0"/>
        </w:rPr>
        <w:t xml:space="preserve">Nếu thấp phải nhanh chóng điều trị đảm bảo SaO2&gt;90%</w:t>
      </w:r>
    </w:p>
    <w:p w:rsidR="00000000" w:rsidDel="00000000" w:rsidP="00000000" w:rsidRDefault="00000000" w:rsidRPr="00000000" w14:paraId="00000021">
      <w:pPr>
        <w:spacing w:after="200" w:before="0" w:line="276" w:lineRule="auto"/>
        <w:rPr>
          <w:b w:val="1"/>
          <w:i w:val="1"/>
        </w:rPr>
      </w:pPr>
      <w:r w:rsidDel="00000000" w:rsidR="00000000" w:rsidRPr="00000000">
        <w:rPr>
          <w:b w:val="1"/>
          <w:i w:val="1"/>
          <w:u w:val="single"/>
          <w:rtl w:val="0"/>
        </w:rPr>
        <w:t xml:space="preserve">Bước 2</w:t>
      </w:r>
      <w:r w:rsidDel="00000000" w:rsidR="00000000" w:rsidRPr="00000000">
        <w:rPr>
          <w:b w:val="1"/>
          <w:i w:val="1"/>
          <w:rtl w:val="0"/>
        </w:rPr>
        <w:t xml:space="preserve">: Đọc PaCo2 và AaDPO2:</w:t>
      </w:r>
    </w:p>
    <w:p w:rsidR="00000000" w:rsidDel="00000000" w:rsidP="00000000" w:rsidRDefault="00000000" w:rsidRPr="00000000" w14:paraId="00000022">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tl w:val="0"/>
        </w:rPr>
        <w:t xml:space="preserve">Nếu PaCo2  tăng đơn thuần  gặp trong giảm thông khí đơn độc: giảm đường hô hấp, bệnh thần kinh cơ.</w:t>
      </w:r>
    </w:p>
    <w:p w:rsidR="00000000" w:rsidDel="00000000" w:rsidP="00000000" w:rsidRDefault="00000000" w:rsidRPr="00000000" w14:paraId="00000023">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tl w:val="0"/>
        </w:rPr>
        <w:t xml:space="preserve">Nếu PaCO2 và AaPO2 đều tăng gặp trong giảm thông khí cộng với cơ chế khác gây giảm PaO2 : shunt, bất tương hợp không khí tưới máu</w:t>
      </w:r>
    </w:p>
    <w:p w:rsidR="00000000" w:rsidDel="00000000" w:rsidP="00000000" w:rsidRDefault="00000000" w:rsidRPr="00000000" w14:paraId="00000024">
      <w:pPr>
        <w:spacing w:after="0" w:before="0" w:line="276" w:lineRule="auto"/>
        <w:ind w:left="720"/>
        <w:rPr/>
      </w:pPr>
      <w:r w:rsidDel="00000000" w:rsidR="00000000" w:rsidRPr="00000000">
        <w:rPr>
          <w:rtl w:val="0"/>
        </w:rPr>
        <w:t xml:space="preserve">+ Shunt: xẹp phổi, viêm phổi, phù phổi, shunt trong tim,, shunt mạch máu trong phổi</w:t>
      </w:r>
    </w:p>
    <w:p w:rsidR="00000000" w:rsidDel="00000000" w:rsidP="00000000" w:rsidRDefault="00000000" w:rsidRPr="00000000" w14:paraId="00000025">
      <w:pPr>
        <w:spacing w:after="200" w:before="0" w:line="276" w:lineRule="auto"/>
        <w:ind w:left="720"/>
        <w:rPr>
          <w:ins w:author="Anonymous" w:id="4" w:date="2020-05-12T08:09:04Z"/>
        </w:rPr>
      </w:pPr>
      <w:r w:rsidDel="00000000" w:rsidR="00000000" w:rsidRPr="00000000">
        <w:rPr>
          <w:rtl w:val="0"/>
        </w:rPr>
        <w:t xml:space="preserve">+Bất tương xứng V/Q: hen, copd, bệnh phổi kẽ, bệnh phế nang, bệnh mạch máu </w:t>
      </w:r>
      <w:ins w:author="Anonymous" w:id="4" w:date="2020-05-12T08:09:04Z">
        <w:r w:rsidDel="00000000" w:rsidR="00000000" w:rsidRPr="00000000">
          <w:rPr>
            <w:rtl w:val="0"/>
          </w:rPr>
        </w:r>
      </w:ins>
    </w:p>
    <w:p w:rsidR="00000000" w:rsidDel="00000000" w:rsidP="00000000" w:rsidRDefault="00000000" w:rsidRPr="00000000" w14:paraId="00000026">
      <w:pPr>
        <w:spacing w:after="200" w:before="0" w:line="276" w:lineRule="auto"/>
        <w:ind w:left="720"/>
        <w:rPr/>
      </w:pPr>
      <w:r w:rsidDel="00000000" w:rsidR="00000000" w:rsidRPr="00000000">
        <w:rPr>
          <w:rtl w:val="0"/>
        </w:rPr>
        <w:t xml:space="preserve">phổi</w:t>
      </w:r>
    </w:p>
    <w:p w:rsidR="00000000" w:rsidDel="00000000" w:rsidP="00000000" w:rsidRDefault="00000000" w:rsidRPr="00000000" w14:paraId="00000027">
      <w:pPr>
        <w:spacing w:after="200" w:before="0" w:line="276" w:lineRule="auto"/>
        <w:jc w:val="center"/>
        <w:rPr/>
      </w:pPr>
      <w:r w:rsidDel="00000000" w:rsidR="00000000" w:rsidRPr="00000000">
        <w:rPr/>
        <w:drawing>
          <wp:inline distB="0" distT="0" distL="0" distR="0">
            <wp:extent cx="3026969" cy="2969736"/>
            <wp:effectExtent b="0" l="0" r="0" t="0"/>
            <wp:docPr descr="hmm_ch137_f002.png" id="41" name="image16.png"/>
            <a:graphic>
              <a:graphicData uri="http://schemas.openxmlformats.org/drawingml/2006/picture">
                <pic:pic>
                  <pic:nvPicPr>
                    <pic:cNvPr descr="hmm_ch137_f002.png" id="0" name="image16.png"/>
                    <pic:cNvPicPr preferRelativeResize="0"/>
                  </pic:nvPicPr>
                  <pic:blipFill>
                    <a:blip r:embed="rId6"/>
                    <a:srcRect b="0" l="0" r="0" t="0"/>
                    <a:stretch>
                      <a:fillRect/>
                    </a:stretch>
                  </pic:blipFill>
                  <pic:spPr>
                    <a:xfrm>
                      <a:off x="0" y="0"/>
                      <a:ext cx="3026969" cy="296973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before="0" w:line="276" w:lineRule="auto"/>
        <w:rPr>
          <w:b w:val="1"/>
          <w:i w:val="1"/>
        </w:rPr>
      </w:pPr>
      <w:r w:rsidDel="00000000" w:rsidR="00000000" w:rsidRPr="00000000">
        <w:rPr>
          <w:b w:val="1"/>
          <w:i w:val="1"/>
          <w:u w:val="single"/>
          <w:rtl w:val="0"/>
        </w:rPr>
        <w:t xml:space="preserve">Bước 3</w:t>
      </w:r>
      <w:r w:rsidDel="00000000" w:rsidR="00000000" w:rsidRPr="00000000">
        <w:rPr>
          <w:b w:val="1"/>
          <w:i w:val="1"/>
          <w:rtl w:val="0"/>
        </w:rPr>
        <w:t xml:space="preserve">:  Điều chỉnh liệu pháp điều trị oxy:</w:t>
      </w:r>
    </w:p>
    <w:p w:rsidR="00000000" w:rsidDel="00000000" w:rsidP="00000000" w:rsidRDefault="00000000" w:rsidRPr="00000000" w14:paraId="00000029">
      <w:pPr>
        <w:numPr>
          <w:ilvl w:val="0"/>
          <w:numId w:val="7"/>
        </w:numPr>
        <w:spacing w:after="200" w:before="0" w:line="276" w:lineRule="auto"/>
        <w:ind w:left="720" w:hanging="360"/>
        <w:rPr>
          <w:rFonts w:ascii="Times New Roman" w:cs="Times New Roman" w:eastAsia="Times New Roman" w:hAnsi="Times New Roman"/>
        </w:rPr>
      </w:pPr>
      <w:r w:rsidDel="00000000" w:rsidR="00000000" w:rsidRPr="00000000">
        <w:rPr>
          <w:rtl w:val="0"/>
        </w:rPr>
        <w:t xml:space="preserve">Được xem là đáp ứng kém với oxy khi: tăng FiO2 thêm 20% mà PaO2 không tăng được 10mmHg </w:t>
      </w:r>
    </w:p>
    <w:p w:rsidR="00000000" w:rsidDel="00000000" w:rsidP="00000000" w:rsidRDefault="00000000" w:rsidRPr="00000000" w14:paraId="0000002A">
      <w:pPr>
        <w:spacing w:after="200" w:before="0" w:line="276" w:lineRule="auto"/>
        <w:ind w:left="720"/>
        <w:rPr/>
      </w:pPr>
      <w:r w:rsidDel="00000000" w:rsidR="00000000" w:rsidRPr="00000000">
        <w:rPr>
          <w:rtl w:val="0"/>
        </w:rPr>
        <w:t xml:space="preserve">hoặc FiO2 &gt; 0,35 mà PaO2 vẫn &lt; 60 mmHg</w:t>
      </w:r>
    </w:p>
    <w:tbl>
      <w:tblPr>
        <w:tblStyle w:val="Table2"/>
        <w:tblW w:w="8285.0" w:type="dxa"/>
        <w:jc w:val="left"/>
        <w:tblInd w:w="0.0" w:type="dxa"/>
        <w:tblLayout w:type="fixed"/>
        <w:tblLook w:val="0400"/>
      </w:tblPr>
      <w:tblGrid>
        <w:gridCol w:w="2761"/>
        <w:gridCol w:w="2762"/>
        <w:gridCol w:w="2762"/>
        <w:tblGridChange w:id="0">
          <w:tblGrid>
            <w:gridCol w:w="2761"/>
            <w:gridCol w:w="2762"/>
            <w:gridCol w:w="2762"/>
          </w:tblGrid>
        </w:tblGridChange>
      </w:tblGrid>
      <w:tr>
        <w:trPr>
          <w:trHeight w:val="120" w:hRule="atLeast"/>
        </w:trPr>
        <w:tc>
          <w:tcPr>
            <w:tcBorders>
              <w:top w:color="ffffff" w:space="0" w:sz="8" w:val="single"/>
              <w:left w:color="ffffff" w:space="0" w:sz="8" w:val="single"/>
              <w:bottom w:color="ffffff" w:space="0" w:sz="24" w:val="single"/>
              <w:right w:color="ffffff" w:space="0" w:sz="8" w:val="single"/>
            </w:tcBorders>
            <w:shd w:fill="4f81bd" w:val="clear"/>
            <w:tcMar>
              <w:top w:w="72.0" w:type="dxa"/>
              <w:left w:w="144.0" w:type="dxa"/>
              <w:bottom w:w="72.0" w:type="dxa"/>
              <w:right w:w="144.0" w:type="dxa"/>
            </w:tcMar>
          </w:tcPr>
          <w:p w:rsidR="00000000" w:rsidDel="00000000" w:rsidP="00000000" w:rsidRDefault="00000000" w:rsidRPr="00000000" w14:paraId="0000002B">
            <w:pPr>
              <w:spacing w:after="200" w:before="0" w:line="276" w:lineRule="auto"/>
              <w:rPr/>
            </w:pPr>
            <w:r w:rsidDel="00000000" w:rsidR="00000000" w:rsidRPr="00000000">
              <w:rPr>
                <w:b w:val="1"/>
                <w:rtl w:val="0"/>
              </w:rPr>
              <w:t xml:space="preserve">PaO2 đo được</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72.0" w:type="dxa"/>
              <w:left w:w="144.0" w:type="dxa"/>
              <w:bottom w:w="72.0" w:type="dxa"/>
              <w:right w:w="144.0" w:type="dxa"/>
            </w:tcMar>
          </w:tcPr>
          <w:p w:rsidR="00000000" w:rsidDel="00000000" w:rsidP="00000000" w:rsidRDefault="00000000" w:rsidRPr="00000000" w14:paraId="0000002C">
            <w:pPr>
              <w:spacing w:after="200" w:before="0" w:line="276" w:lineRule="auto"/>
              <w:rPr/>
            </w:pPr>
            <w:r w:rsidDel="00000000" w:rsidR="00000000" w:rsidRPr="00000000">
              <w:rPr>
                <w:b w:val="1"/>
                <w:rtl w:val="0"/>
              </w:rPr>
              <w:t xml:space="preserve">Biện luận</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72.0" w:type="dxa"/>
              <w:left w:w="144.0" w:type="dxa"/>
              <w:bottom w:w="72.0" w:type="dxa"/>
              <w:right w:w="144.0" w:type="dxa"/>
            </w:tcMar>
          </w:tcPr>
          <w:p w:rsidR="00000000" w:rsidDel="00000000" w:rsidP="00000000" w:rsidRDefault="00000000" w:rsidRPr="00000000" w14:paraId="0000002D">
            <w:pPr>
              <w:spacing w:after="200" w:before="0" w:line="276" w:lineRule="auto"/>
              <w:rPr/>
            </w:pPr>
            <w:r w:rsidDel="00000000" w:rsidR="00000000" w:rsidRPr="00000000">
              <w:rPr>
                <w:b w:val="1"/>
                <w:rtl w:val="0"/>
              </w:rPr>
              <w:t xml:space="preserve">Xử trí</w:t>
            </w:r>
            <w:r w:rsidDel="00000000" w:rsidR="00000000" w:rsidRPr="00000000">
              <w:rPr>
                <w:rtl w:val="0"/>
              </w:rPr>
            </w:r>
          </w:p>
        </w:tc>
      </w:tr>
      <w:tr>
        <w:trPr>
          <w:trHeight w:val="220" w:hRule="atLeast"/>
        </w:trPr>
        <w:tc>
          <w:tcPr>
            <w:tcBorders>
              <w:top w:color="ffffff" w:space="0" w:sz="24"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E">
            <w:pPr>
              <w:spacing w:after="200" w:before="0" w:line="276" w:lineRule="auto"/>
              <w:rPr/>
            </w:pPr>
            <w:r w:rsidDel="00000000" w:rsidR="00000000" w:rsidRPr="00000000">
              <w:rPr>
                <w:rtl w:val="0"/>
              </w:rPr>
              <w:t xml:space="preserve">Pa02&lt;60</w:t>
            </w:r>
          </w:p>
        </w:tc>
        <w:tc>
          <w:tcPr>
            <w:tcBorders>
              <w:top w:color="ffffff" w:space="0" w:sz="24"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F">
            <w:pPr>
              <w:spacing w:after="200" w:before="0" w:line="276" w:lineRule="auto"/>
              <w:rPr/>
            </w:pPr>
            <w:r w:rsidDel="00000000" w:rsidR="00000000" w:rsidRPr="00000000">
              <w:rPr>
                <w:rtl w:val="0"/>
              </w:rPr>
              <w:t xml:space="preserve">O2 chưa đủ</w:t>
            </w:r>
          </w:p>
        </w:tc>
        <w:tc>
          <w:tcPr>
            <w:tcBorders>
              <w:top w:color="ffffff" w:space="0" w:sz="24"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30">
            <w:pPr>
              <w:spacing w:after="200" w:before="0" w:line="276" w:lineRule="auto"/>
              <w:rPr/>
            </w:pPr>
            <w:r w:rsidDel="00000000" w:rsidR="00000000" w:rsidRPr="00000000">
              <w:rPr>
                <w:rtl w:val="0"/>
              </w:rPr>
              <w:t xml:space="preserve">Tăng FiO2</w:t>
            </w:r>
          </w:p>
        </w:tc>
      </w:tr>
      <w:tr>
        <w:trPr>
          <w:trHeight w:val="220" w:hRule="atLeast"/>
        </w:trPr>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31">
            <w:pPr>
              <w:spacing w:after="200" w:before="0" w:line="276" w:lineRule="auto"/>
              <w:rPr/>
            </w:pPr>
            <w:r w:rsidDel="00000000" w:rsidR="00000000" w:rsidRPr="00000000">
              <w:rPr>
                <w:rtl w:val="0"/>
              </w:rPr>
              <w:t xml:space="preserve">60&lt;PaO2&lt;100</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32">
            <w:pPr>
              <w:spacing w:after="200" w:before="0" w:line="276" w:lineRule="auto"/>
              <w:rPr/>
            </w:pPr>
            <w:r w:rsidDel="00000000" w:rsidR="00000000" w:rsidRPr="00000000">
              <w:rPr>
                <w:rtl w:val="0"/>
              </w:rPr>
              <w:t xml:space="preserve">O2 đủ tạm thời</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33">
            <w:pPr>
              <w:spacing w:after="200" w:before="0" w:line="276" w:lineRule="auto"/>
              <w:rPr/>
            </w:pPr>
            <w:r w:rsidDel="00000000" w:rsidR="00000000" w:rsidRPr="00000000">
              <w:rPr>
                <w:rtl w:val="0"/>
              </w:rPr>
              <w:t xml:space="preserve">Chưa thể giảm FiO2</w:t>
            </w:r>
          </w:p>
        </w:tc>
      </w:tr>
      <w:tr>
        <w:trPr>
          <w:trHeight w:val="220" w:hRule="atLeast"/>
        </w:trPr>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34">
            <w:pPr>
              <w:spacing w:after="200" w:before="0" w:line="276" w:lineRule="auto"/>
              <w:rPr/>
            </w:pPr>
            <w:r w:rsidDel="00000000" w:rsidR="00000000" w:rsidRPr="00000000">
              <w:rPr>
                <w:rtl w:val="0"/>
              </w:rPr>
              <w:t xml:space="preserve">100&lt;Pao2&lt;pao2 dự đoán</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35">
            <w:pPr>
              <w:spacing w:after="200" w:before="0" w:line="276" w:lineRule="auto"/>
              <w:rPr/>
            </w:pPr>
            <w:r w:rsidDel="00000000" w:rsidR="00000000" w:rsidRPr="00000000">
              <w:rPr>
                <w:rtl w:val="0"/>
              </w:rPr>
              <w:t xml:space="preserve">O2 dư</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36">
            <w:pPr>
              <w:spacing w:after="200" w:before="0" w:line="276" w:lineRule="auto"/>
              <w:rPr/>
            </w:pPr>
            <w:r w:rsidDel="00000000" w:rsidR="00000000" w:rsidRPr="00000000">
              <w:rPr>
                <w:rtl w:val="0"/>
              </w:rPr>
              <w:t xml:space="preserve">Giảm FiO2</w:t>
            </w:r>
          </w:p>
        </w:tc>
      </w:tr>
      <w:tr>
        <w:trPr>
          <w:trHeight w:val="220" w:hRule="atLeast"/>
        </w:trPr>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37">
            <w:pPr>
              <w:spacing w:after="200" w:before="0" w:line="276" w:lineRule="auto"/>
              <w:rPr/>
            </w:pPr>
            <w:r w:rsidDel="00000000" w:rsidR="00000000" w:rsidRPr="00000000">
              <w:rPr>
                <w:rtl w:val="0"/>
              </w:rPr>
              <w:t xml:space="preserve">PaO2&gt;PaO2 dự đoán</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38">
            <w:pPr>
              <w:spacing w:after="200" w:before="0" w:line="276" w:lineRule="auto"/>
              <w:rPr/>
            </w:pPr>
            <w:r w:rsidDel="00000000" w:rsidR="00000000" w:rsidRPr="00000000">
              <w:rPr>
                <w:rtl w:val="0"/>
              </w:rPr>
              <w:t xml:space="preserve">O2 dư nhiều</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39">
            <w:pPr>
              <w:spacing w:after="200" w:before="0" w:line="276" w:lineRule="auto"/>
              <w:rPr/>
            </w:pPr>
            <w:r w:rsidDel="00000000" w:rsidR="00000000" w:rsidRPr="00000000">
              <w:rPr>
                <w:rtl w:val="0"/>
              </w:rPr>
              <w:t xml:space="preserve">Giảm FiO2 từ từ rồi ngưng O2</w:t>
            </w:r>
          </w:p>
        </w:tc>
      </w:tr>
    </w:tbl>
    <w:p w:rsidR="00000000" w:rsidDel="00000000" w:rsidP="00000000" w:rsidRDefault="00000000" w:rsidRPr="00000000" w14:paraId="0000003A">
      <w:pPr>
        <w:spacing w:before="80" w:lineRule="auto"/>
        <w:jc w:val="both"/>
        <w:rPr>
          <w:sz w:val="36"/>
          <w:szCs w:val="36"/>
        </w:rPr>
      </w:pPr>
      <w:r w:rsidDel="00000000" w:rsidR="00000000" w:rsidRPr="00000000">
        <w:rPr>
          <w:rtl w:val="0"/>
        </w:rPr>
      </w:r>
    </w:p>
    <w:p w:rsidR="00000000" w:rsidDel="00000000" w:rsidP="00000000" w:rsidRDefault="00000000" w:rsidRPr="00000000" w14:paraId="0000003B">
      <w:pPr>
        <w:spacing w:before="80" w:lineRule="auto"/>
        <w:jc w:val="both"/>
        <w:rPr>
          <w:b w:val="1"/>
          <w:color w:val="000000"/>
          <w:sz w:val="28"/>
          <w:szCs w:val="28"/>
          <w:vertAlign w:val="baseline"/>
        </w:rPr>
      </w:pPr>
      <w:r w:rsidDel="00000000" w:rsidR="00000000" w:rsidRPr="00000000">
        <w:rPr>
          <w:b w:val="1"/>
          <w:sz w:val="28"/>
          <w:szCs w:val="28"/>
          <w:rtl w:val="0"/>
        </w:rPr>
        <w:t xml:space="preserve">2. Rối loạn thăng bằng toan kiềm</w:t>
      </w:r>
      <w:r w:rsidDel="00000000" w:rsidR="00000000" w:rsidRPr="00000000">
        <w:rPr>
          <w:rtl w:val="0"/>
        </w:rPr>
      </w:r>
    </w:p>
    <w:p w:rsidR="00000000" w:rsidDel="00000000" w:rsidP="00000000" w:rsidRDefault="00000000" w:rsidRPr="00000000" w14:paraId="0000003C">
      <w:pPr>
        <w:spacing w:before="80" w:lineRule="auto"/>
        <w:jc w:val="both"/>
        <w:rPr>
          <w:b w:val="0"/>
          <w:i w:val="0"/>
          <w:vertAlign w:val="baseline"/>
        </w:rPr>
      </w:pPr>
      <w:r w:rsidDel="00000000" w:rsidR="00000000" w:rsidRPr="00000000">
        <w:rPr>
          <w:b w:val="1"/>
          <w:i w:val="1"/>
          <w:u w:val="single"/>
          <w:vertAlign w:val="baseline"/>
          <w:rtl w:val="0"/>
        </w:rPr>
        <w:t xml:space="preserve">Bước 1:</w:t>
      </w:r>
      <w:r w:rsidDel="00000000" w:rsidR="00000000" w:rsidRPr="00000000">
        <w:rPr>
          <w:b w:val="1"/>
          <w:i w:val="1"/>
          <w:vertAlign w:val="baseline"/>
          <w:rtl w:val="0"/>
        </w:rPr>
        <w:t xml:space="preserve"> Xác định nhiễm toan hay nhiễm kiềm</w:t>
      </w:r>
      <w:r w:rsidDel="00000000" w:rsidR="00000000" w:rsidRPr="00000000">
        <w:rPr>
          <w:rtl w:val="0"/>
        </w:rPr>
      </w:r>
    </w:p>
    <w:p w:rsidR="00000000" w:rsidDel="00000000" w:rsidP="00000000" w:rsidRDefault="00000000" w:rsidRPr="00000000" w14:paraId="0000003D">
      <w:pPr>
        <w:spacing w:before="80" w:lineRule="auto"/>
        <w:jc w:val="both"/>
        <w:rPr>
          <w:b w:val="0"/>
          <w:i w:val="0"/>
          <w:vertAlign w:val="baseline"/>
        </w:rPr>
      </w:pPr>
      <w:r w:rsidDel="00000000" w:rsidR="00000000" w:rsidRPr="00000000">
        <w:rPr>
          <w:b w:val="1"/>
          <w:i w:val="1"/>
          <w:u w:val="single"/>
          <w:vertAlign w:val="baseline"/>
          <w:rtl w:val="0"/>
        </w:rPr>
        <w:t xml:space="preserve">Bước 2</w:t>
      </w:r>
      <w:r w:rsidDel="00000000" w:rsidR="00000000" w:rsidRPr="00000000">
        <w:rPr>
          <w:b w:val="1"/>
          <w:i w:val="1"/>
          <w:vertAlign w:val="baseline"/>
          <w:rtl w:val="0"/>
        </w:rPr>
        <w:t xml:space="preserve">:Tính độ thay đổi của pH, PaCO2, </w:t>
      </w:r>
      <w:r w:rsidDel="00000000" w:rsidR="00000000" w:rsidRPr="00000000">
        <w:rPr>
          <w:b w:val="1"/>
          <w:i w:val="1"/>
          <w:vertAlign w:val="superscript"/>
          <w:rtl w:val="0"/>
        </w:rPr>
        <w:t xml:space="preserve">HCO3-</w:t>
      </w:r>
      <w:r w:rsidDel="00000000" w:rsidR="00000000" w:rsidRPr="00000000">
        <w:rPr>
          <w:rtl w:val="0"/>
        </w:rPr>
      </w:r>
    </w:p>
    <w:p w:rsidR="00000000" w:rsidDel="00000000" w:rsidP="00000000" w:rsidRDefault="00000000" w:rsidRPr="00000000" w14:paraId="0000003E">
      <w:pPr>
        <w:spacing w:before="80" w:lineRule="auto"/>
        <w:jc w:val="both"/>
        <w:rPr>
          <w:b w:val="0"/>
          <w:i w:val="0"/>
          <w:vertAlign w:val="baseline"/>
        </w:rPr>
      </w:pPr>
      <w:r w:rsidDel="00000000" w:rsidR="00000000" w:rsidRPr="00000000">
        <w:rPr>
          <w:b w:val="1"/>
          <w:i w:val="1"/>
          <w:u w:val="single"/>
          <w:vertAlign w:val="baseline"/>
          <w:rtl w:val="0"/>
        </w:rPr>
        <w:t xml:space="preserve">Bước 3:</w:t>
      </w:r>
      <w:r w:rsidDel="00000000" w:rsidR="00000000" w:rsidRPr="00000000">
        <w:rPr>
          <w:b w:val="1"/>
          <w:i w:val="1"/>
          <w:vertAlign w:val="baseline"/>
          <w:rtl w:val="0"/>
        </w:rPr>
        <w:t xml:space="preserve"> Xác định rối loạn tiên phát là hô hấp hay chuyển hóa?</w:t>
      </w:r>
      <w:r w:rsidDel="00000000" w:rsidR="00000000" w:rsidRPr="00000000">
        <w:rPr>
          <w:rtl w:val="0"/>
        </w:rPr>
      </w:r>
    </w:p>
    <w:p w:rsidR="00000000" w:rsidDel="00000000" w:rsidP="00000000" w:rsidRDefault="00000000" w:rsidRPr="00000000" w14:paraId="0000003F">
      <w:pPr>
        <w:spacing w:before="80" w:lineRule="auto"/>
        <w:jc w:val="both"/>
        <w:rPr>
          <w:b w:val="0"/>
          <w:vertAlign w:val="baseline"/>
        </w:rPr>
      </w:pPr>
      <w:r w:rsidDel="00000000" w:rsidR="00000000" w:rsidRPr="00000000">
        <w:rPr>
          <w:b w:val="1"/>
          <w:vertAlign w:val="baseline"/>
          <w:rtl w:val="0"/>
        </w:rPr>
        <w:t xml:space="preserve">TRƯỜNG HỢP RỐI LOẠN TIÊN PHÁT DO HÔ HẤP</w:t>
      </w:r>
      <w:r w:rsidDel="00000000" w:rsidR="00000000" w:rsidRPr="00000000">
        <w:rPr>
          <w:rtl w:val="0"/>
        </w:rPr>
      </w:r>
    </w:p>
    <w:p w:rsidR="00000000" w:rsidDel="00000000" w:rsidP="00000000" w:rsidRDefault="00000000" w:rsidRPr="00000000" w14:paraId="00000040">
      <w:pPr>
        <w:spacing w:after="200" w:before="0" w:line="240" w:lineRule="auto"/>
        <w:rPr>
          <w:b w:val="0"/>
          <w:vertAlign w:val="baseline"/>
        </w:rPr>
      </w:pPr>
      <w:r w:rsidDel="00000000" w:rsidR="00000000" w:rsidRPr="00000000">
        <w:rPr>
          <w:b w:val="1"/>
          <w:color w:val="000000"/>
          <w:u w:val="single"/>
          <w:vertAlign w:val="baseline"/>
          <w:rtl w:val="0"/>
        </w:rPr>
        <w:t xml:space="preserve">Bước 4:</w:t>
      </w:r>
      <w:r w:rsidDel="00000000" w:rsidR="00000000" w:rsidRPr="00000000">
        <w:rPr>
          <w:b w:val="1"/>
          <w:color w:val="000000"/>
          <w:vertAlign w:val="baseline"/>
          <w:rtl w:val="0"/>
        </w:rPr>
        <w:t xml:space="preserve"> Nếu rối loạn toan kiềm do hô hấp tiên phát, rối loạn này cấp hay mạn? </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single"/>
          <w:shd w:fill="auto" w:val="clear"/>
          <w:vertAlign w:val="baseline"/>
          <w:rtl w:val="0"/>
        </w:rPr>
        <w:t xml:space="preserve">Bước 5</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Xác định mức độ bù trừ</w:t>
      </w:r>
      <w:r w:rsidDel="00000000" w:rsidR="00000000" w:rsidRPr="00000000">
        <w:rPr>
          <w:rtl w:val="0"/>
        </w:rPr>
      </w:r>
    </w:p>
    <w:p w:rsidR="00000000" w:rsidDel="00000000" w:rsidP="00000000" w:rsidRDefault="00000000" w:rsidRPr="00000000" w14:paraId="00000042">
      <w:pPr>
        <w:spacing w:before="80" w:lineRule="auto"/>
        <w:jc w:val="both"/>
        <w:rPr>
          <w:b w:val="0"/>
          <w:vertAlign w:val="baseline"/>
        </w:rPr>
      </w:pPr>
      <w:r w:rsidDel="00000000" w:rsidR="00000000" w:rsidRPr="00000000">
        <w:rPr>
          <w:b w:val="1"/>
          <w:vertAlign w:val="baseline"/>
          <w:rtl w:val="0"/>
        </w:rPr>
        <w:t xml:space="preserve">TRƯỜNG HỢP RỐI LOẠN TIÊN PHÁT DO CHUYỂN HÓA</w:t>
      </w:r>
      <w:r w:rsidDel="00000000" w:rsidR="00000000" w:rsidRPr="00000000">
        <w:rPr>
          <w:rtl w:val="0"/>
        </w:rPr>
      </w:r>
    </w:p>
    <w:p w:rsidR="00000000" w:rsidDel="00000000" w:rsidP="00000000" w:rsidRDefault="00000000" w:rsidRPr="00000000" w14:paraId="00000043">
      <w:pPr>
        <w:spacing w:before="80" w:lineRule="auto"/>
        <w:jc w:val="both"/>
        <w:rPr>
          <w:b w:val="0"/>
          <w:vertAlign w:val="baseline"/>
        </w:rPr>
      </w:pPr>
      <w:r w:rsidDel="00000000" w:rsidR="00000000" w:rsidRPr="00000000">
        <w:rPr>
          <w:b w:val="1"/>
          <w:u w:val="single"/>
          <w:vertAlign w:val="baseline"/>
          <w:rtl w:val="0"/>
        </w:rPr>
        <w:t xml:space="preserve">Bước 4:</w:t>
      </w:r>
      <w:r w:rsidDel="00000000" w:rsidR="00000000" w:rsidRPr="00000000">
        <w:rPr>
          <w:b w:val="1"/>
          <w:vertAlign w:val="baseline"/>
          <w:rtl w:val="0"/>
        </w:rPr>
        <w:t xml:space="preserve"> Nếu rối loạn chuyển hóa thì hệ hô hấp có bù trừ đủ không?</w:t>
      </w:r>
      <w:r w:rsidDel="00000000" w:rsidR="00000000" w:rsidRPr="00000000">
        <w:rPr>
          <w:rtl w:val="0"/>
        </w:rPr>
      </w:r>
    </w:p>
    <w:p w:rsidR="00000000" w:rsidDel="00000000" w:rsidP="00000000" w:rsidRDefault="00000000" w:rsidRPr="00000000" w14:paraId="00000044">
      <w:pPr>
        <w:numPr>
          <w:ilvl w:val="0"/>
          <w:numId w:val="8"/>
        </w:numPr>
        <w:spacing w:after="0" w:before="79" w:lineRule="auto"/>
        <w:ind w:left="720" w:hanging="360"/>
        <w:rPr>
          <w:b w:val="1"/>
          <w:u w:val="none"/>
          <w:vertAlign w:val="baseline"/>
          <w:rPrChange w:author="Nghĩa Trung" w:id="5" w:date="2020-12-07T20:19:22Z">
            <w:rPr>
              <w:b w:val="0"/>
              <w:vertAlign w:val="baseline"/>
            </w:rPr>
          </w:rPrChange>
        </w:rPr>
        <w:pPrChange w:author="Nghĩa Trung" w:id="0" w:date="2020-12-07T20:19:22Z">
          <w:pPr>
            <w:spacing w:after="0" w:before="79" w:lineRule="auto"/>
          </w:pPr>
        </w:pPrChange>
      </w:pPr>
      <w:r w:rsidDel="00000000" w:rsidR="00000000" w:rsidRPr="00000000">
        <w:rPr>
          <w:b w:val="1"/>
          <w:u w:val="single"/>
          <w:vertAlign w:val="baseline"/>
          <w:rtl w:val="0"/>
        </w:rPr>
        <w:t xml:space="preserve">Bước 5</w:t>
      </w:r>
      <w:r w:rsidDel="00000000" w:rsidR="00000000" w:rsidRPr="00000000">
        <w:rPr>
          <w:b w:val="1"/>
          <w:vertAlign w:val="baseline"/>
          <w:rtl w:val="0"/>
        </w:rPr>
        <w:t xml:space="preserve">: Toan chuyển hóa có tăng Anion gap không ?</w:t>
      </w:r>
      <w:r w:rsidDel="00000000" w:rsidR="00000000" w:rsidRPr="00000000">
        <w:rPr>
          <w:rtl w:val="0"/>
        </w:rPr>
      </w:r>
    </w:p>
    <w:p w:rsidR="00000000" w:rsidDel="00000000" w:rsidP="00000000" w:rsidRDefault="00000000" w:rsidRPr="00000000" w14:paraId="00000045">
      <w:pPr>
        <w:numPr>
          <w:ilvl w:val="0"/>
          <w:numId w:val="8"/>
        </w:numPr>
        <w:spacing w:after="200" w:before="0" w:line="240" w:lineRule="auto"/>
        <w:ind w:left="720" w:hanging="360"/>
        <w:rPr>
          <w:b w:val="1"/>
          <w:sz w:val="28"/>
          <w:szCs w:val="28"/>
        </w:rPr>
      </w:pPr>
      <w:r w:rsidDel="00000000" w:rsidR="00000000" w:rsidRPr="00000000">
        <w:rPr>
          <w:b w:val="1"/>
          <w:sz w:val="28"/>
          <w:szCs w:val="28"/>
          <w:rtl w:val="0"/>
        </w:rPr>
        <w:t xml:space="preserve">Các bước cụ thể</w:t>
      </w:r>
      <w:r w:rsidDel="00000000" w:rsidR="00000000" w:rsidRPr="00000000">
        <w:rPr>
          <w:rtl w:val="0"/>
        </w:rPr>
      </w:r>
    </w:p>
    <w:p w:rsidR="00000000" w:rsidDel="00000000" w:rsidP="00000000" w:rsidRDefault="00000000" w:rsidRPr="00000000" w14:paraId="00000046">
      <w:pPr>
        <w:spacing w:after="200" w:before="0" w:line="240" w:lineRule="auto"/>
        <w:rPr>
          <w:b w:val="0"/>
          <w:i w:val="0"/>
          <w:vertAlign w:val="baseline"/>
        </w:rPr>
      </w:pPr>
      <w:r w:rsidDel="00000000" w:rsidR="00000000" w:rsidRPr="00000000">
        <w:rPr>
          <w:b w:val="1"/>
          <w:i w:val="1"/>
          <w:color w:val="000000"/>
          <w:u w:val="single"/>
          <w:vertAlign w:val="baseline"/>
          <w:rtl w:val="0"/>
        </w:rPr>
        <w:t xml:space="preserve">Bước 1</w:t>
      </w:r>
      <w:r w:rsidDel="00000000" w:rsidR="00000000" w:rsidRPr="00000000">
        <w:rPr>
          <w:b w:val="1"/>
          <w:i w:val="1"/>
          <w:color w:val="000000"/>
          <w:vertAlign w:val="baseline"/>
          <w:rtl w:val="0"/>
        </w:rPr>
        <w:t xml:space="preserve">: Xác định nhiễm toan hay nhiễm kiềm?</w:t>
      </w:r>
      <w:r w:rsidDel="00000000" w:rsidR="00000000" w:rsidRPr="00000000">
        <w:rPr>
          <w:rtl w:val="0"/>
        </w:rPr>
      </w:r>
    </w:p>
    <w:p w:rsidR="00000000" w:rsidDel="00000000" w:rsidP="00000000" w:rsidRDefault="00000000" w:rsidRPr="00000000" w14:paraId="00000047">
      <w:pPr>
        <w:spacing w:after="200" w:before="0" w:line="240" w:lineRule="auto"/>
        <w:rPr>
          <w:vertAlign w:val="baseline"/>
        </w:rPr>
      </w:pPr>
      <w:r w:rsidDel="00000000" w:rsidR="00000000" w:rsidRPr="00000000">
        <w:rPr>
          <w:color w:val="000000"/>
          <w:vertAlign w:val="baseline"/>
          <w:rtl w:val="0"/>
        </w:rPr>
        <w:t xml:space="preserve">pH &lt; 7.35: Nhiễm toan</w:t>
      </w:r>
      <w:r w:rsidDel="00000000" w:rsidR="00000000" w:rsidRPr="00000000">
        <w:rPr>
          <w:rtl w:val="0"/>
        </w:rPr>
      </w:r>
    </w:p>
    <w:p w:rsidR="00000000" w:rsidDel="00000000" w:rsidP="00000000" w:rsidRDefault="00000000" w:rsidRPr="00000000" w14:paraId="00000048">
      <w:pPr>
        <w:spacing w:after="200" w:before="0" w:line="240" w:lineRule="auto"/>
        <w:rPr>
          <w:vertAlign w:val="baseline"/>
        </w:rPr>
      </w:pPr>
      <w:r w:rsidDel="00000000" w:rsidR="00000000" w:rsidRPr="00000000">
        <w:rPr>
          <w:color w:val="000000"/>
          <w:vertAlign w:val="baseline"/>
          <w:rtl w:val="0"/>
        </w:rPr>
        <w:t xml:space="preserve">pH &gt; 7.45: Nhiễm kiềm</w:t>
      </w:r>
      <w:r w:rsidDel="00000000" w:rsidR="00000000" w:rsidRPr="00000000">
        <w:rPr>
          <w:rtl w:val="0"/>
        </w:rPr>
      </w:r>
    </w:p>
    <w:p w:rsidR="00000000" w:rsidDel="00000000" w:rsidP="00000000" w:rsidRDefault="00000000" w:rsidRPr="00000000" w14:paraId="00000049">
      <w:pPr>
        <w:spacing w:after="200" w:before="0" w:line="240" w:lineRule="auto"/>
        <w:rPr>
          <w:b w:val="0"/>
          <w:i w:val="0"/>
          <w:vertAlign w:val="baseline"/>
        </w:rPr>
      </w:pPr>
      <w:r w:rsidDel="00000000" w:rsidR="00000000" w:rsidRPr="00000000">
        <w:rPr>
          <w:b w:val="1"/>
          <w:i w:val="1"/>
          <w:color w:val="000000"/>
          <w:u w:val="single"/>
          <w:vertAlign w:val="baseline"/>
          <w:rtl w:val="0"/>
        </w:rPr>
        <w:t xml:space="preserve">Bước 2</w:t>
      </w:r>
      <w:r w:rsidDel="00000000" w:rsidR="00000000" w:rsidRPr="00000000">
        <w:rPr>
          <w:b w:val="1"/>
          <w:i w:val="1"/>
          <w:color w:val="000000"/>
          <w:vertAlign w:val="baseline"/>
          <w:rtl w:val="0"/>
        </w:rPr>
        <w:t xml:space="preserve">: Tính độ thay đổi của pH, PaCO2, </w:t>
      </w:r>
      <w:r w:rsidDel="00000000" w:rsidR="00000000" w:rsidRPr="00000000">
        <w:rPr>
          <w:b w:val="1"/>
          <w:i w:val="1"/>
          <w:color w:val="000000"/>
          <w:vertAlign w:val="superscript"/>
          <w:rtl w:val="0"/>
        </w:rPr>
        <w:t xml:space="preserve">HCO3-</w:t>
      </w:r>
      <w:r w:rsidDel="00000000" w:rsidR="00000000" w:rsidRPr="00000000">
        <w:rPr>
          <w:rtl w:val="0"/>
        </w:rPr>
      </w:r>
    </w:p>
    <w:p w:rsidR="00000000" w:rsidDel="00000000" w:rsidP="00000000" w:rsidRDefault="00000000" w:rsidRPr="00000000" w14:paraId="0000004A">
      <w:pPr>
        <w:numPr>
          <w:ilvl w:val="0"/>
          <w:numId w:val="1"/>
        </w:numPr>
        <w:spacing w:after="0" w:before="0" w:line="240" w:lineRule="auto"/>
        <w:ind w:left="720" w:hanging="360"/>
        <w:rPr>
          <w:color w:val="000000"/>
        </w:rPr>
      </w:pPr>
      <w:r w:rsidDel="00000000" w:rsidR="00000000" w:rsidRPr="00000000">
        <w:rPr>
          <w:color w:val="000000"/>
          <w:vertAlign w:val="baseline"/>
          <w:rtl w:val="0"/>
        </w:rPr>
        <w:t xml:space="preserve">ΔpH =  lpH thực - 7.4l</w:t>
      </w:r>
    </w:p>
    <w:p w:rsidR="00000000" w:rsidDel="00000000" w:rsidP="00000000" w:rsidRDefault="00000000" w:rsidRPr="00000000" w14:paraId="0000004B">
      <w:pPr>
        <w:numPr>
          <w:ilvl w:val="0"/>
          <w:numId w:val="1"/>
        </w:numPr>
        <w:spacing w:after="0" w:before="0" w:line="240" w:lineRule="auto"/>
        <w:ind w:left="720" w:hanging="360"/>
        <w:rPr>
          <w:color w:val="000000"/>
        </w:rPr>
      </w:pPr>
      <w:r w:rsidDel="00000000" w:rsidR="00000000" w:rsidRPr="00000000">
        <w:rPr>
          <w:color w:val="000000"/>
          <w:vertAlign w:val="baseline"/>
          <w:rtl w:val="0"/>
        </w:rPr>
        <w:t xml:space="preserve">ΔPaCO2 = l PaCO2 thực - 40 l</w:t>
      </w:r>
    </w:p>
    <w:p w:rsidR="00000000" w:rsidDel="00000000" w:rsidP="00000000" w:rsidRDefault="00000000" w:rsidRPr="00000000" w14:paraId="0000004C">
      <w:pPr>
        <w:numPr>
          <w:ilvl w:val="0"/>
          <w:numId w:val="1"/>
        </w:numPr>
        <w:spacing w:after="0" w:before="0" w:line="240" w:lineRule="auto"/>
        <w:ind w:left="720" w:hanging="360"/>
        <w:rPr>
          <w:color w:val="000000"/>
        </w:rPr>
      </w:pPr>
      <w:r w:rsidDel="00000000" w:rsidR="00000000" w:rsidRPr="00000000">
        <w:rPr>
          <w:color w:val="000000"/>
          <w:vertAlign w:val="baseline"/>
          <w:rtl w:val="0"/>
        </w:rPr>
        <w:t xml:space="preserve">Δ</w:t>
      </w:r>
      <w:r w:rsidDel="00000000" w:rsidR="00000000" w:rsidRPr="00000000">
        <w:rPr>
          <w:color w:val="000000"/>
          <w:vertAlign w:val="superscript"/>
          <w:rtl w:val="0"/>
        </w:rPr>
        <w:t xml:space="preserve">HCO3-</w:t>
      </w:r>
      <w:r w:rsidDel="00000000" w:rsidR="00000000" w:rsidRPr="00000000">
        <w:rPr>
          <w:color w:val="000000"/>
          <w:vertAlign w:val="baseline"/>
          <w:rtl w:val="0"/>
        </w:rPr>
        <w:t xml:space="preserve"> = l </w:t>
      </w:r>
      <w:r w:rsidDel="00000000" w:rsidR="00000000" w:rsidRPr="00000000">
        <w:rPr>
          <w:color w:val="000000"/>
          <w:vertAlign w:val="superscript"/>
          <w:rtl w:val="0"/>
        </w:rPr>
        <w:t xml:space="preserve">HCO3-</w:t>
      </w:r>
      <w:r w:rsidDel="00000000" w:rsidR="00000000" w:rsidRPr="00000000">
        <w:rPr>
          <w:color w:val="000000"/>
          <w:vertAlign w:val="baseline"/>
          <w:rtl w:val="0"/>
        </w:rPr>
        <w:t xml:space="preserve"> thực – 24 l</w:t>
      </w:r>
    </w:p>
    <w:p w:rsidR="00000000" w:rsidDel="00000000" w:rsidP="00000000" w:rsidRDefault="00000000" w:rsidRPr="00000000" w14:paraId="0000004D">
      <w:pPr>
        <w:spacing w:after="0" w:before="0" w:line="240" w:lineRule="auto"/>
        <w:rPr>
          <w:vertAlign w:val="baseline"/>
        </w:rPr>
      </w:pPr>
      <w:r w:rsidDel="00000000" w:rsidR="00000000" w:rsidRPr="00000000">
        <w:rPr>
          <w:rtl w:val="0"/>
        </w:rPr>
      </w:r>
    </w:p>
    <w:p w:rsidR="00000000" w:rsidDel="00000000" w:rsidP="00000000" w:rsidRDefault="00000000" w:rsidRPr="00000000" w14:paraId="0000004E">
      <w:pPr>
        <w:spacing w:after="0" w:before="0" w:line="240" w:lineRule="auto"/>
        <w:ind w:firstLine="360"/>
        <w:rPr>
          <w:vertAlign w:val="baseline"/>
        </w:rPr>
      </w:pPr>
      <w:r w:rsidDel="00000000" w:rsidR="00000000" w:rsidRPr="00000000">
        <w:rPr>
          <w:color w:val="000000"/>
          <w:vertAlign w:val="baseline"/>
          <w:rtl w:val="0"/>
        </w:rPr>
        <w:t xml:space="preserve">Thông thường, trong rối loạn toan kiềm đơn thuần giá trị PaCO2 và pH thay đổi cùng chiều nên để xác định rối loạn tiên phát. Nếu thay đổi ngược chiều, có rối loạn hỗn hợp thì so sánh mức độ thay đổi với giá trị bình thường, chỉ số nào thay đổi nhiều hơn chứng tỏ rối loạn đó là chủ yếu: </w:t>
      </w:r>
      <w:r w:rsidDel="00000000" w:rsidR="00000000" w:rsidRPr="00000000">
        <w:rPr>
          <w:rtl w:val="0"/>
        </w:rPr>
      </w:r>
    </w:p>
    <w:p w:rsidR="00000000" w:rsidDel="00000000" w:rsidP="00000000" w:rsidRDefault="00000000" w:rsidRPr="00000000" w14:paraId="0000004F">
      <w:pPr>
        <w:numPr>
          <w:ilvl w:val="0"/>
          <w:numId w:val="2"/>
        </w:numPr>
        <w:spacing w:after="0" w:before="0" w:line="240" w:lineRule="auto"/>
        <w:ind w:left="720" w:hanging="360"/>
        <w:rPr>
          <w:color w:val="000000"/>
        </w:rPr>
      </w:pPr>
      <w:r w:rsidDel="00000000" w:rsidR="00000000" w:rsidRPr="00000000">
        <w:rPr>
          <w:color w:val="000000"/>
          <w:vertAlign w:val="baseline"/>
          <w:rtl w:val="0"/>
        </w:rPr>
        <w:t xml:space="preserve">Tỷ lệ PaCO2 thay đổi (%)   = ΔPaCO2/40 x 100%</w:t>
      </w:r>
    </w:p>
    <w:p w:rsidR="00000000" w:rsidDel="00000000" w:rsidP="00000000" w:rsidRDefault="00000000" w:rsidRPr="00000000" w14:paraId="00000050">
      <w:pPr>
        <w:numPr>
          <w:ilvl w:val="0"/>
          <w:numId w:val="2"/>
        </w:numPr>
        <w:spacing w:after="160" w:before="0" w:line="240" w:lineRule="auto"/>
        <w:ind w:left="720" w:hanging="360"/>
        <w:rPr>
          <w:color w:val="000000"/>
        </w:rPr>
      </w:pPr>
      <w:r w:rsidDel="00000000" w:rsidR="00000000" w:rsidRPr="00000000">
        <w:rPr>
          <w:color w:val="000000"/>
          <w:vertAlign w:val="baseline"/>
          <w:rtl w:val="0"/>
        </w:rPr>
        <w:t xml:space="preserve">Tỷ lệ [</w:t>
      </w:r>
      <w:r w:rsidDel="00000000" w:rsidR="00000000" w:rsidRPr="00000000">
        <w:rPr>
          <w:color w:val="000000"/>
          <w:vertAlign w:val="superscript"/>
          <w:rtl w:val="0"/>
        </w:rPr>
        <w:t xml:space="preserve">HCO3-</w:t>
      </w:r>
      <w:r w:rsidDel="00000000" w:rsidR="00000000" w:rsidRPr="00000000">
        <w:rPr>
          <w:color w:val="000000"/>
          <w:vertAlign w:val="baseline"/>
          <w:rtl w:val="0"/>
        </w:rPr>
        <w:t xml:space="preserve">] thay đổi (%) = Δ</w:t>
      </w:r>
      <w:r w:rsidDel="00000000" w:rsidR="00000000" w:rsidRPr="00000000">
        <w:rPr>
          <w:color w:val="000000"/>
          <w:vertAlign w:val="superscript"/>
          <w:rtl w:val="0"/>
        </w:rPr>
        <w:t xml:space="preserve">HCO3-</w:t>
      </w:r>
      <w:r w:rsidDel="00000000" w:rsidR="00000000" w:rsidRPr="00000000">
        <w:rPr>
          <w:color w:val="000000"/>
          <w:vertAlign w:val="baseline"/>
          <w:rtl w:val="0"/>
        </w:rPr>
        <w:t xml:space="preserve">/24 x 100%</w:t>
      </w:r>
    </w:p>
    <w:p w:rsidR="00000000" w:rsidDel="00000000" w:rsidP="00000000" w:rsidRDefault="00000000" w:rsidRPr="00000000" w14:paraId="00000051">
      <w:pPr>
        <w:spacing w:after="160" w:before="0" w:line="240" w:lineRule="auto"/>
        <w:ind w:left="360"/>
        <w:rPr>
          <w:color w:val="000000"/>
          <w:vertAlign w:val="baseline"/>
        </w:rPr>
      </w:pPr>
      <w:r w:rsidDel="00000000" w:rsidR="00000000" w:rsidRPr="00000000">
        <w:rPr>
          <w:rtl w:val="0"/>
        </w:rPr>
      </w:r>
    </w:p>
    <w:p w:rsidR="00000000" w:rsidDel="00000000" w:rsidP="00000000" w:rsidRDefault="00000000" w:rsidRPr="00000000" w14:paraId="00000052">
      <w:pPr>
        <w:spacing w:after="200" w:before="0" w:line="240" w:lineRule="auto"/>
        <w:rPr>
          <w:b w:val="1"/>
          <w:i w:val="1"/>
        </w:rPr>
      </w:pPr>
      <w:r w:rsidDel="00000000" w:rsidR="00000000" w:rsidRPr="00000000">
        <w:rPr>
          <w:b w:val="1"/>
          <w:i w:val="1"/>
          <w:color w:val="000000"/>
          <w:u w:val="single"/>
          <w:vertAlign w:val="baseline"/>
          <w:rtl w:val="0"/>
        </w:rPr>
        <w:t xml:space="preserve">Bước 3</w:t>
      </w:r>
      <w:r w:rsidDel="00000000" w:rsidR="00000000" w:rsidRPr="00000000">
        <w:rPr>
          <w:b w:val="1"/>
          <w:i w:val="1"/>
          <w:color w:val="000000"/>
          <w:vertAlign w:val="baseline"/>
          <w:rtl w:val="0"/>
        </w:rPr>
        <w:t xml:space="preserve">: Xác định rối loạn tiên phát là hô hấp hay chuyển hóa</w:t>
      </w:r>
      <w:r w:rsidDel="00000000" w:rsidR="00000000" w:rsidRPr="00000000">
        <w:rPr>
          <w:b w:val="1"/>
          <w:i w:val="1"/>
          <w:rtl w:val="0"/>
        </w:rPr>
        <w:t xml:space="preserve">?</w:t>
      </w:r>
    </w:p>
    <w:p w:rsidR="00000000" w:rsidDel="00000000" w:rsidP="00000000" w:rsidRDefault="00000000" w:rsidRPr="00000000" w14:paraId="00000053">
      <w:pPr>
        <w:spacing w:after="200" w:before="0" w:line="240" w:lineRule="auto"/>
        <w:rPr>
          <w:b w:val="0"/>
          <w:i w:val="0"/>
          <w:vertAlign w:val="baseline"/>
        </w:rPr>
      </w:pPr>
      <w:r w:rsidDel="00000000" w:rsidR="00000000" w:rsidRPr="00000000">
        <w:rPr>
          <w:b w:val="1"/>
          <w:i w:val="1"/>
          <w:color w:val="000000"/>
          <w:vertAlign w:val="baseline"/>
          <w:rtl w:val="0"/>
        </w:rPr>
        <w:t xml:space="preserve"> </w:t>
      </w:r>
      <w:r w:rsidDel="00000000" w:rsidR="00000000" w:rsidRPr="00000000">
        <w:rPr>
          <w:rtl w:val="0"/>
        </w:rPr>
      </w:r>
    </w:p>
    <w:p w:rsidR="00000000" w:rsidDel="00000000" w:rsidP="00000000" w:rsidRDefault="00000000" w:rsidRPr="00000000" w14:paraId="00000054">
      <w:pPr>
        <w:spacing w:after="200" w:before="0" w:line="240" w:lineRule="auto"/>
        <w:rPr/>
      </w:pPr>
      <w:r w:rsidDel="00000000" w:rsidR="00000000" w:rsidRPr="00000000">
        <w:rPr>
          <w:rtl w:val="0"/>
        </w:rPr>
      </w:r>
    </w:p>
    <w:p w:rsidR="00000000" w:rsidDel="00000000" w:rsidP="00000000" w:rsidRDefault="00000000" w:rsidRPr="00000000" w14:paraId="00000055">
      <w:pPr>
        <w:spacing w:after="200" w:before="0" w:line="240" w:lineRule="auto"/>
        <w:rPr>
          <w:vertAlign w:val="baseline"/>
        </w:rPr>
      </w:pPr>
      <w:r w:rsidDel="00000000" w:rsidR="00000000" w:rsidRPr="00000000">
        <w:rPr>
          <w:color w:val="000000"/>
          <w:vertAlign w:val="baseline"/>
          <w:rtl w:val="0"/>
        </w:rPr>
        <w:t xml:space="preserve">Nếu %PaCO2 thay đổi nhiều hơn</w:t>
      </w:r>
      <w:r w:rsidDel="00000000" w:rsidR="00000000" w:rsidRPr="00000000">
        <w:rPr>
          <w:rtl w:val="0"/>
        </w:rPr>
      </w:r>
    </w:p>
    <w:p w:rsidR="00000000" w:rsidDel="00000000" w:rsidP="00000000" w:rsidRDefault="00000000" w:rsidRPr="00000000" w14:paraId="00000056">
      <w:pPr>
        <w:numPr>
          <w:ilvl w:val="0"/>
          <w:numId w:val="3"/>
        </w:numPr>
        <w:spacing w:after="0" w:before="0" w:line="240" w:lineRule="auto"/>
        <w:ind w:left="720" w:hanging="360"/>
        <w:rPr>
          <w:color w:val="000000"/>
        </w:rPr>
      </w:pPr>
      <w:r w:rsidDel="00000000" w:rsidR="00000000" w:rsidRPr="00000000">
        <w:rPr>
          <w:color w:val="000000"/>
          <w:vertAlign w:val="baseline"/>
          <w:rtl w:val="0"/>
        </w:rPr>
        <w:t xml:space="preserve">PaCO2 &gt; 45 mmHg : Nhiễm toan hô hấp </w:t>
      </w:r>
    </w:p>
    <w:p w:rsidR="00000000" w:rsidDel="00000000" w:rsidP="00000000" w:rsidRDefault="00000000" w:rsidRPr="00000000" w14:paraId="00000057">
      <w:pPr>
        <w:numPr>
          <w:ilvl w:val="0"/>
          <w:numId w:val="3"/>
        </w:numPr>
        <w:spacing w:after="160" w:before="0" w:line="240" w:lineRule="auto"/>
        <w:ind w:left="720" w:hanging="360"/>
        <w:rPr>
          <w:color w:val="000000"/>
        </w:rPr>
      </w:pPr>
      <w:r w:rsidDel="00000000" w:rsidR="00000000" w:rsidRPr="00000000">
        <w:rPr>
          <w:color w:val="000000"/>
          <w:vertAlign w:val="baseline"/>
          <w:rtl w:val="0"/>
        </w:rPr>
        <w:t xml:space="preserve">PaCO2 &lt; 35 mmHg: Nhiễm kiềm hô hấp</w:t>
      </w:r>
    </w:p>
    <w:p w:rsidR="00000000" w:rsidDel="00000000" w:rsidP="00000000" w:rsidRDefault="00000000" w:rsidRPr="00000000" w14:paraId="00000058">
      <w:pPr>
        <w:spacing w:after="200" w:before="0" w:line="240" w:lineRule="auto"/>
        <w:rPr>
          <w:vertAlign w:val="baseline"/>
        </w:rPr>
      </w:pPr>
      <w:r w:rsidDel="00000000" w:rsidR="00000000" w:rsidRPr="00000000">
        <w:rPr>
          <w:color w:val="000000"/>
          <w:vertAlign w:val="baseline"/>
          <w:rtl w:val="0"/>
        </w:rPr>
        <w:t xml:space="preserve">Nếu %[</w:t>
      </w:r>
      <w:r w:rsidDel="00000000" w:rsidR="00000000" w:rsidRPr="00000000">
        <w:rPr>
          <w:color w:val="000000"/>
          <w:vertAlign w:val="superscript"/>
          <w:rtl w:val="0"/>
        </w:rPr>
        <w:t xml:space="preserve">HCO3-</w:t>
      </w:r>
      <w:r w:rsidDel="00000000" w:rsidR="00000000" w:rsidRPr="00000000">
        <w:rPr>
          <w:color w:val="000000"/>
          <w:vertAlign w:val="baseline"/>
          <w:rtl w:val="0"/>
        </w:rPr>
        <w:t xml:space="preserve">] thay đổi nhiều hơn</w:t>
      </w:r>
      <w:r w:rsidDel="00000000" w:rsidR="00000000" w:rsidRPr="00000000">
        <w:rPr>
          <w:rtl w:val="0"/>
        </w:rPr>
      </w:r>
    </w:p>
    <w:p w:rsidR="00000000" w:rsidDel="00000000" w:rsidP="00000000" w:rsidRDefault="00000000" w:rsidRPr="00000000" w14:paraId="00000059">
      <w:pPr>
        <w:numPr>
          <w:ilvl w:val="0"/>
          <w:numId w:val="4"/>
        </w:numPr>
        <w:spacing w:after="0" w:before="0" w:line="240" w:lineRule="auto"/>
        <w:ind w:left="720" w:hanging="360"/>
        <w:rPr>
          <w:color w:val="000000"/>
        </w:rPr>
      </w:pPr>
      <w:r w:rsidDel="00000000" w:rsidR="00000000" w:rsidRPr="00000000">
        <w:rPr>
          <w:color w:val="000000"/>
          <w:vertAlign w:val="baseline"/>
          <w:rtl w:val="0"/>
        </w:rPr>
        <w:t xml:space="preserve">[</w:t>
      </w:r>
      <w:r w:rsidDel="00000000" w:rsidR="00000000" w:rsidRPr="00000000">
        <w:rPr>
          <w:color w:val="000000"/>
          <w:vertAlign w:val="superscript"/>
          <w:rtl w:val="0"/>
        </w:rPr>
        <w:t xml:space="preserve">HCO3-</w:t>
      </w:r>
      <w:r w:rsidDel="00000000" w:rsidR="00000000" w:rsidRPr="00000000">
        <w:rPr>
          <w:color w:val="000000"/>
          <w:vertAlign w:val="baseline"/>
          <w:rtl w:val="0"/>
        </w:rPr>
        <w:t xml:space="preserve">] &lt; 22 mEq/l: Nhiễm toan chuyển hóa</w:t>
      </w:r>
    </w:p>
    <w:p w:rsidR="00000000" w:rsidDel="00000000" w:rsidP="00000000" w:rsidRDefault="00000000" w:rsidRPr="00000000" w14:paraId="0000005A">
      <w:pPr>
        <w:numPr>
          <w:ilvl w:val="0"/>
          <w:numId w:val="4"/>
        </w:numPr>
        <w:spacing w:after="0" w:before="0" w:line="240" w:lineRule="auto"/>
        <w:ind w:left="720" w:hanging="360"/>
        <w:rPr>
          <w:color w:val="000000"/>
        </w:rPr>
      </w:pPr>
      <w:r w:rsidDel="00000000" w:rsidR="00000000" w:rsidRPr="00000000">
        <w:rPr>
          <w:color w:val="000000"/>
          <w:vertAlign w:val="baseline"/>
          <w:rtl w:val="0"/>
        </w:rPr>
        <w:t xml:space="preserve">[</w:t>
      </w:r>
      <w:r w:rsidDel="00000000" w:rsidR="00000000" w:rsidRPr="00000000">
        <w:rPr>
          <w:color w:val="000000"/>
          <w:vertAlign w:val="superscript"/>
          <w:rtl w:val="0"/>
        </w:rPr>
        <w:t xml:space="preserve">HCO3-</w:t>
      </w:r>
      <w:r w:rsidDel="00000000" w:rsidR="00000000" w:rsidRPr="00000000">
        <w:rPr>
          <w:color w:val="000000"/>
          <w:vertAlign w:val="baseline"/>
          <w:rtl w:val="0"/>
        </w:rPr>
        <w:t xml:space="preserve">] &gt; 28 mEq/l: Nhiễm kiềm chuyển hóa.</w:t>
      </w:r>
    </w:p>
    <w:p w:rsidR="00000000" w:rsidDel="00000000" w:rsidP="00000000" w:rsidRDefault="00000000" w:rsidRPr="00000000" w14:paraId="0000005B">
      <w:pPr>
        <w:spacing w:after="160" w:before="0" w:line="240" w:lineRule="auto"/>
        <w:ind w:left="720"/>
        <w:rPr>
          <w:color w:val="000000"/>
          <w:vertAlign w:val="baseline"/>
        </w:rPr>
      </w:pPr>
      <w:r w:rsidDel="00000000" w:rsidR="00000000" w:rsidRPr="00000000">
        <w:rPr>
          <w:rtl w:val="0"/>
        </w:rPr>
      </w:r>
    </w:p>
    <w:p w:rsidR="00000000" w:rsidDel="00000000" w:rsidP="00000000" w:rsidRDefault="00000000" w:rsidRPr="00000000" w14:paraId="0000005C">
      <w:pPr>
        <w:spacing w:after="200" w:before="0" w:line="240" w:lineRule="auto"/>
        <w:rPr>
          <w:b w:val="0"/>
          <w:color w:val="000000"/>
          <w:vertAlign w:val="baseline"/>
        </w:rPr>
      </w:pPr>
      <w:r w:rsidDel="00000000" w:rsidR="00000000" w:rsidRPr="00000000">
        <w:rPr>
          <w:b w:val="1"/>
          <w:color w:val="000000"/>
          <w:u w:val="single"/>
          <w:vertAlign w:val="baseline"/>
          <w:rtl w:val="0"/>
        </w:rPr>
        <w:t xml:space="preserve">Bước 4:</w:t>
      </w:r>
      <w:r w:rsidDel="00000000" w:rsidR="00000000" w:rsidRPr="00000000">
        <w:rPr>
          <w:b w:val="1"/>
          <w:color w:val="000000"/>
          <w:vertAlign w:val="baseline"/>
          <w:rtl w:val="0"/>
        </w:rPr>
        <w:t xml:space="preserve"> Nếu rối loạn toan kiềm do hô hấp tiên phát, rối loạn này cấp hay mạn? </w:t>
      </w:r>
      <w:r w:rsidDel="00000000" w:rsidR="00000000" w:rsidRPr="00000000">
        <w:rPr>
          <w:rtl w:val="0"/>
        </w:rPr>
      </w:r>
    </w:p>
    <w:p w:rsidR="00000000" w:rsidDel="00000000" w:rsidP="00000000" w:rsidRDefault="00000000" w:rsidRPr="00000000" w14:paraId="0000005D">
      <w:pPr>
        <w:spacing w:after="200" w:before="0" w:line="240" w:lineRule="auto"/>
        <w:rPr>
          <w:b w:val="0"/>
          <w:vertAlign w:val="baseline"/>
        </w:rPr>
      </w:pPr>
      <w:r w:rsidDel="00000000" w:rsidR="00000000" w:rsidRPr="00000000">
        <w:rPr>
          <w:rtl w:val="0"/>
        </w:rPr>
      </w:r>
    </w:p>
    <w:p w:rsidR="00000000" w:rsidDel="00000000" w:rsidP="00000000" w:rsidRDefault="00000000" w:rsidRPr="00000000" w14:paraId="0000005E">
      <w:pPr>
        <w:spacing w:after="200" w:before="0" w:line="240" w:lineRule="auto"/>
        <w:rPr>
          <w:vertAlign w:val="baseline"/>
        </w:rPr>
      </w:pPr>
      <w:r w:rsidDel="00000000" w:rsidR="00000000" w:rsidRPr="00000000">
        <w:rPr>
          <w:color w:val="000000"/>
          <w:vertAlign w:val="baseline"/>
          <w:rtl w:val="0"/>
        </w:rPr>
        <w:t xml:space="preserve">Dựa vào độ thay đổi pH: pH thay đổi 0.08 nếu PaCO2 thay đổi 10 mmHg                                                                                                                                                + Cấp:  ΔpH = 0.008 x ΔPaCO2 </w:t>
        <w:tab/>
      </w:r>
      <w:r w:rsidDel="00000000" w:rsidR="00000000" w:rsidRPr="00000000">
        <w:rPr>
          <w:rtl w:val="0"/>
        </w:rPr>
      </w:r>
    </w:p>
    <w:p w:rsidR="00000000" w:rsidDel="00000000" w:rsidP="00000000" w:rsidRDefault="00000000" w:rsidRPr="00000000" w14:paraId="0000005F">
      <w:pPr>
        <w:spacing w:after="200" w:before="0" w:line="240" w:lineRule="auto"/>
        <w:rPr>
          <w:color w:val="000000"/>
          <w:vertAlign w:val="baseline"/>
        </w:rPr>
      </w:pPr>
      <w:r w:rsidDel="00000000" w:rsidR="00000000" w:rsidRPr="00000000">
        <w:rPr>
          <w:color w:val="000000"/>
          <w:vertAlign w:val="baseline"/>
          <w:rtl w:val="0"/>
        </w:rPr>
        <w:t xml:space="preserve">        + Mạn: ΔpH = 0.003 x ΔPaCO2</w:t>
      </w:r>
    </w:p>
    <w:p w:rsidR="00000000" w:rsidDel="00000000" w:rsidP="00000000" w:rsidRDefault="00000000" w:rsidRPr="00000000" w14:paraId="00000060">
      <w:pPr>
        <w:spacing w:after="200" w:before="0" w:line="240" w:lineRule="auto"/>
        <w:rPr/>
      </w:pPr>
      <w:r w:rsidDel="00000000" w:rsidR="00000000" w:rsidRPr="00000000">
        <w:rPr>
          <w:rtl w:val="0"/>
        </w:rPr>
      </w:r>
    </w:p>
    <w:p w:rsidR="00000000" w:rsidDel="00000000" w:rsidP="00000000" w:rsidRDefault="00000000" w:rsidRPr="00000000" w14:paraId="00000061">
      <w:pPr>
        <w:spacing w:after="200" w:before="0" w:line="240" w:lineRule="auto"/>
        <w:rPr/>
      </w:pPr>
      <w:r w:rsidDel="00000000" w:rsidR="00000000" w:rsidRPr="00000000">
        <w:rPr>
          <w:rtl w:val="0"/>
        </w:rPr>
      </w:r>
    </w:p>
    <w:p w:rsidR="00000000" w:rsidDel="00000000" w:rsidP="00000000" w:rsidRDefault="00000000" w:rsidRPr="00000000" w14:paraId="00000062">
      <w:pPr>
        <w:spacing w:after="200" w:before="0" w:line="240" w:lineRule="auto"/>
        <w:rPr>
          <w:color w:val="000000"/>
          <w:vertAlign w:val="baseline"/>
        </w:rPr>
      </w:pPr>
      <w:r w:rsidDel="00000000" w:rsidR="00000000" w:rsidRPr="00000000">
        <w:rPr>
          <w:color w:val="000000"/>
          <w:vertAlign w:val="baseline"/>
          <w:rtl w:val="0"/>
        </w:rPr>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1533525</wp:posOffset>
                </wp:positionH>
                <wp:positionV relativeFrom="paragraph">
                  <wp:posOffset>295275</wp:posOffset>
                </wp:positionV>
                <wp:extent cx="1476375" cy="504825"/>
                <wp:effectExtent b="0" l="0" r="0" t="0"/>
                <wp:wrapNone/>
                <wp:docPr id="20" name=""/>
                <a:graphic>
                  <a:graphicData uri="http://schemas.microsoft.com/office/word/2010/wordprocessingShape">
                    <wps:wsp>
                      <wps:cNvSpPr/>
                      <wps:cNvPr id="21" name="Shape 21"/>
                      <wps:spPr>
                        <a:xfrm>
                          <a:off x="4612575" y="3532350"/>
                          <a:ext cx="1466850" cy="495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60" w:before="60" w:line="311.9999885559082"/>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ΔpH/ΔPaCO</w:t>
                            </w:r>
                            <w:r w:rsidDel="00000000" w:rsidR="00000000" w:rsidRPr="00000000">
                              <w:rPr>
                                <w:rFonts w:ascii="Arial" w:cs="Arial" w:eastAsia="Arial" w:hAnsi="Arial"/>
                                <w:b w:val="1"/>
                                <w:i w:val="0"/>
                                <w:smallCaps w:val="0"/>
                                <w:strike w:val="0"/>
                                <w:color w:val="000000"/>
                                <w:sz w:val="26"/>
                                <w:vertAlign w:val="subscript"/>
                              </w:rPr>
                              <w:t xml:space="preserve">2</w:t>
                            </w:r>
                          </w:p>
                          <w:p w:rsidR="00000000" w:rsidDel="00000000" w:rsidP="00000000" w:rsidRDefault="00000000" w:rsidRPr="00000000">
                            <w:pPr>
                              <w:spacing w:after="60" w:before="60" w:line="311.9999885559082"/>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1533525</wp:posOffset>
                </wp:positionH>
                <wp:positionV relativeFrom="paragraph">
                  <wp:posOffset>295275</wp:posOffset>
                </wp:positionV>
                <wp:extent cx="1476375" cy="504825"/>
                <wp:effectExtent b="0" l="0" r="0" t="0"/>
                <wp:wrapNone/>
                <wp:docPr id="20"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476375" cy="504825"/>
                        </a:xfrm>
                        <a:prstGeom prst="rect"/>
                        <a:ln/>
                      </pic:spPr>
                    </pic:pic>
                  </a:graphicData>
                </a:graphic>
              </wp:anchor>
            </w:drawing>
          </mc:Fallback>
        </mc:AlternateContent>
      </w:r>
    </w:p>
    <w:p w:rsidR="00000000" w:rsidDel="00000000" w:rsidP="00000000" w:rsidRDefault="00000000" w:rsidRPr="00000000" w14:paraId="00000063">
      <w:pPr>
        <w:spacing w:after="200" w:before="0" w:line="240" w:lineRule="auto"/>
        <w:rPr>
          <w:color w:val="000000"/>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304800</wp:posOffset>
                </wp:positionV>
                <wp:extent cx="25400" cy="342900"/>
                <wp:effectExtent b="0" l="0" r="0" t="0"/>
                <wp:wrapNone/>
                <wp:docPr id="18" name=""/>
                <a:graphic>
                  <a:graphicData uri="http://schemas.microsoft.com/office/word/2010/wordprocessingShape">
                    <wps:wsp>
                      <wps:cNvCnPr/>
                      <wps:spPr>
                        <a:xfrm>
                          <a:off x="5341238" y="3608550"/>
                          <a:ext cx="9525" cy="34290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304800</wp:posOffset>
                </wp:positionV>
                <wp:extent cx="25400" cy="342900"/>
                <wp:effectExtent b="0" l="0" r="0" t="0"/>
                <wp:wrapNone/>
                <wp:docPr id="18"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254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292100</wp:posOffset>
                </wp:positionV>
                <wp:extent cx="1638300" cy="361950"/>
                <wp:effectExtent b="0" l="0" r="0" t="0"/>
                <wp:wrapNone/>
                <wp:docPr id="25" name=""/>
                <a:graphic>
                  <a:graphicData uri="http://schemas.microsoft.com/office/word/2010/wordprocessingShape">
                    <wps:wsp>
                      <wps:cNvCnPr/>
                      <wps:spPr>
                        <a:xfrm flipH="1">
                          <a:off x="4531613" y="3603788"/>
                          <a:ext cx="1628775" cy="352425"/>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292100</wp:posOffset>
                </wp:positionV>
                <wp:extent cx="1638300" cy="361950"/>
                <wp:effectExtent b="0" l="0" r="0" t="0"/>
                <wp:wrapNone/>
                <wp:docPr id="25"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1638300" cy="361950"/>
                        </a:xfrm>
                        <a:prstGeom prst="rect"/>
                        <a:ln/>
                      </pic:spPr>
                    </pic:pic>
                  </a:graphicData>
                </a:graphic>
              </wp:anchor>
            </w:drawing>
          </mc:Fallback>
        </mc:AlternateContent>
      </w:r>
    </w:p>
    <w:p w:rsidR="00000000" w:rsidDel="00000000" w:rsidP="00000000" w:rsidRDefault="00000000" w:rsidRPr="00000000" w14:paraId="00000064">
      <w:pPr>
        <w:spacing w:after="200" w:before="0" w:line="240" w:lineRule="auto"/>
        <w:rPr>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12700</wp:posOffset>
                </wp:positionV>
                <wp:extent cx="1971675" cy="314325"/>
                <wp:effectExtent b="0" l="0" r="0" t="0"/>
                <wp:wrapNone/>
                <wp:docPr id="23" name=""/>
                <a:graphic>
                  <a:graphicData uri="http://schemas.microsoft.com/office/word/2010/wordprocessingShape">
                    <wps:wsp>
                      <wps:cNvCnPr/>
                      <wps:spPr>
                        <a:xfrm>
                          <a:off x="4364925" y="3627600"/>
                          <a:ext cx="1962150" cy="30480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12700</wp:posOffset>
                </wp:positionV>
                <wp:extent cx="1971675" cy="314325"/>
                <wp:effectExtent b="0" l="0" r="0" t="0"/>
                <wp:wrapNone/>
                <wp:docPr id="23"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1971675" cy="314325"/>
                        </a:xfrm>
                        <a:prstGeom prst="rect"/>
                        <a:ln/>
                      </pic:spPr>
                    </pic:pic>
                  </a:graphicData>
                </a:graphic>
              </wp:anchor>
            </w:drawing>
          </mc:Fallback>
        </mc:AlternateContent>
      </w:r>
    </w:p>
    <w:p w:rsidR="00000000" w:rsidDel="00000000" w:rsidP="00000000" w:rsidRDefault="00000000" w:rsidRPr="00000000" w14:paraId="00000065">
      <w:pPr>
        <w:spacing w:after="200" w:before="0" w:line="240" w:lineRule="auto"/>
        <w:rPr>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1917700</wp:posOffset>
                </wp:positionH>
                <wp:positionV relativeFrom="paragraph">
                  <wp:posOffset>12700</wp:posOffset>
                </wp:positionV>
                <wp:extent cx="1038225" cy="561975"/>
                <wp:effectExtent b="0" l="0" r="0" t="0"/>
                <wp:wrapNone/>
                <wp:docPr id="15" name=""/>
                <a:graphic>
                  <a:graphicData uri="http://schemas.microsoft.com/office/word/2010/wordprocessingShape">
                    <wps:wsp>
                      <wps:cNvSpPr/>
                      <wps:cNvPr id="16" name="Shape 16"/>
                      <wps:spPr>
                        <a:xfrm>
                          <a:off x="4831650" y="3503775"/>
                          <a:ext cx="1028700" cy="5524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60" w:before="60" w:line="311.9999885559082"/>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0.003-0.008</w:t>
                            </w:r>
                          </w:p>
                          <w:p w:rsidR="00000000" w:rsidDel="00000000" w:rsidP="00000000" w:rsidRDefault="00000000" w:rsidRPr="00000000">
                            <w:pPr>
                              <w:spacing w:after="60" w:before="60" w:line="311.9999885559082"/>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12700</wp:posOffset>
                </wp:positionV>
                <wp:extent cx="1038225" cy="561975"/>
                <wp:effectExtent b="0" l="0" r="0" t="0"/>
                <wp:wrapNone/>
                <wp:docPr id="15"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1038225" cy="561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0</wp:posOffset>
                </wp:positionV>
                <wp:extent cx="933450" cy="561975"/>
                <wp:effectExtent b="0" l="0" r="0" t="0"/>
                <wp:wrapNone/>
                <wp:docPr id="14" name=""/>
                <a:graphic>
                  <a:graphicData uri="http://schemas.microsoft.com/office/word/2010/wordprocessingShape">
                    <wps:wsp>
                      <wps:cNvSpPr/>
                      <wps:cNvPr id="15" name="Shape 15"/>
                      <wps:spPr>
                        <a:xfrm>
                          <a:off x="4884038" y="3503775"/>
                          <a:ext cx="923925" cy="5524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60" w:before="60" w:line="311.9999885559082"/>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0.003</w:t>
                            </w:r>
                          </w:p>
                          <w:p w:rsidR="00000000" w:rsidDel="00000000" w:rsidP="00000000" w:rsidRDefault="00000000" w:rsidRPr="00000000">
                            <w:pPr>
                              <w:spacing w:after="60" w:before="60" w:line="311.9999885559082"/>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0</wp:posOffset>
                </wp:positionV>
                <wp:extent cx="933450" cy="561975"/>
                <wp:effectExtent b="0" l="0" r="0" t="0"/>
                <wp:wrapNone/>
                <wp:docPr id="14"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933450" cy="561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161925</wp:posOffset>
                </wp:positionH>
                <wp:positionV relativeFrom="paragraph">
                  <wp:posOffset>76200</wp:posOffset>
                </wp:positionV>
                <wp:extent cx="933450" cy="561975"/>
                <wp:effectExtent b="0" l="0" r="0" t="0"/>
                <wp:wrapNone/>
                <wp:docPr id="17" name=""/>
                <a:graphic>
                  <a:graphicData uri="http://schemas.microsoft.com/office/word/2010/wordprocessingShape">
                    <wps:wsp>
                      <wps:cNvSpPr/>
                      <wps:cNvPr id="18" name="Shape 18"/>
                      <wps:spPr>
                        <a:xfrm>
                          <a:off x="4884038" y="3503775"/>
                          <a:ext cx="923925" cy="5524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60" w:before="60" w:line="311.9999885559082"/>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0.008</w:t>
                            </w:r>
                          </w:p>
                          <w:p w:rsidR="00000000" w:rsidDel="00000000" w:rsidP="00000000" w:rsidRDefault="00000000" w:rsidRPr="00000000">
                            <w:pPr>
                              <w:spacing w:after="60" w:before="60" w:line="311.9999885559082"/>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161925</wp:posOffset>
                </wp:positionH>
                <wp:positionV relativeFrom="paragraph">
                  <wp:posOffset>76200</wp:posOffset>
                </wp:positionV>
                <wp:extent cx="933450" cy="561975"/>
                <wp:effectExtent b="0" l="0" r="0" t="0"/>
                <wp:wrapNone/>
                <wp:docPr id="17" name="image20.png"/>
                <a:graphic>
                  <a:graphicData uri="http://schemas.openxmlformats.org/drawingml/2006/picture">
                    <pic:pic>
                      <pic:nvPicPr>
                        <pic:cNvPr id="0" name="image20.png"/>
                        <pic:cNvPicPr preferRelativeResize="0"/>
                      </pic:nvPicPr>
                      <pic:blipFill>
                        <a:blip r:embed="rId13"/>
                        <a:srcRect/>
                        <a:stretch>
                          <a:fillRect/>
                        </a:stretch>
                      </pic:blipFill>
                      <pic:spPr>
                        <a:xfrm>
                          <a:off x="0" y="0"/>
                          <a:ext cx="933450" cy="561975"/>
                        </a:xfrm>
                        <a:prstGeom prst="rect"/>
                        <a:ln/>
                      </pic:spPr>
                    </pic:pic>
                  </a:graphicData>
                </a:graphic>
              </wp:anchor>
            </w:drawing>
          </mc:Fallback>
        </mc:AlternateContent>
      </w:r>
    </w:p>
    <w:p w:rsidR="00000000" w:rsidDel="00000000" w:rsidP="00000000" w:rsidRDefault="00000000" w:rsidRPr="00000000" w14:paraId="00000066">
      <w:pPr>
        <w:spacing w:after="200" w:before="0" w:line="240" w:lineRule="auto"/>
        <w:rPr>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4254500</wp:posOffset>
                </wp:positionH>
                <wp:positionV relativeFrom="paragraph">
                  <wp:posOffset>241300</wp:posOffset>
                </wp:positionV>
                <wp:extent cx="25400" cy="419100"/>
                <wp:effectExtent b="0" l="0" r="0" t="0"/>
                <wp:wrapNone/>
                <wp:docPr id="16" name=""/>
                <a:graphic>
                  <a:graphicData uri="http://schemas.microsoft.com/office/word/2010/wordprocessingShape">
                    <wps:wsp>
                      <wps:cNvCnPr/>
                      <wps:spPr>
                        <a:xfrm>
                          <a:off x="5341238" y="3570450"/>
                          <a:ext cx="9525" cy="41910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4254500</wp:posOffset>
                </wp:positionH>
                <wp:positionV relativeFrom="paragraph">
                  <wp:posOffset>241300</wp:posOffset>
                </wp:positionV>
                <wp:extent cx="25400" cy="419100"/>
                <wp:effectExtent b="0" l="0" r="0" t="0"/>
                <wp:wrapNone/>
                <wp:docPr id="16" name="image19.png"/>
                <a:graphic>
                  <a:graphicData uri="http://schemas.openxmlformats.org/drawingml/2006/picture">
                    <pic:pic>
                      <pic:nvPicPr>
                        <pic:cNvPr id="0" name="image19.png"/>
                        <pic:cNvPicPr preferRelativeResize="0"/>
                      </pic:nvPicPr>
                      <pic:blipFill>
                        <a:blip r:embed="rId14"/>
                        <a:srcRect/>
                        <a:stretch>
                          <a:fillRect/>
                        </a:stretch>
                      </pic:blipFill>
                      <pic:spPr>
                        <a:xfrm>
                          <a:off x="0" y="0"/>
                          <a:ext cx="25400"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2438400</wp:posOffset>
                </wp:positionH>
                <wp:positionV relativeFrom="paragraph">
                  <wp:posOffset>266700</wp:posOffset>
                </wp:positionV>
                <wp:extent cx="25400" cy="400050"/>
                <wp:effectExtent b="0" l="0" r="0" t="0"/>
                <wp:wrapNone/>
                <wp:docPr id="13" name=""/>
                <a:graphic>
                  <a:graphicData uri="http://schemas.microsoft.com/office/word/2010/wordprocessingShape">
                    <wps:wsp>
                      <wps:cNvCnPr/>
                      <wps:spPr>
                        <a:xfrm>
                          <a:off x="5341238" y="3579975"/>
                          <a:ext cx="9525" cy="40005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2438400</wp:posOffset>
                </wp:positionH>
                <wp:positionV relativeFrom="paragraph">
                  <wp:posOffset>266700</wp:posOffset>
                </wp:positionV>
                <wp:extent cx="25400" cy="400050"/>
                <wp:effectExtent b="0" l="0" r="0" t="0"/>
                <wp:wrapNone/>
                <wp:docPr id="13"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25400" cy="400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254000</wp:posOffset>
                </wp:positionV>
                <wp:extent cx="25400" cy="438150"/>
                <wp:effectExtent b="0" l="0" r="0" t="0"/>
                <wp:wrapNone/>
                <wp:docPr id="12" name=""/>
                <a:graphic>
                  <a:graphicData uri="http://schemas.microsoft.com/office/word/2010/wordprocessingShape">
                    <wps:wsp>
                      <wps:cNvCnPr/>
                      <wps:spPr>
                        <a:xfrm>
                          <a:off x="5346000" y="3560925"/>
                          <a:ext cx="0" cy="43815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254000</wp:posOffset>
                </wp:positionV>
                <wp:extent cx="25400" cy="438150"/>
                <wp:effectExtent b="0" l="0" r="0" t="0"/>
                <wp:wrapNone/>
                <wp:docPr id="12"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25400" cy="438150"/>
                        </a:xfrm>
                        <a:prstGeom prst="rect"/>
                        <a:ln/>
                      </pic:spPr>
                    </pic:pic>
                  </a:graphicData>
                </a:graphic>
              </wp:anchor>
            </w:drawing>
          </mc:Fallback>
        </mc:AlternateContent>
      </w:r>
    </w:p>
    <w:p w:rsidR="00000000" w:rsidDel="00000000" w:rsidP="00000000" w:rsidRDefault="00000000" w:rsidRPr="00000000" w14:paraId="00000067">
      <w:pPr>
        <w:spacing w:after="200" w:before="0" w:line="240" w:lineRule="auto"/>
        <w:rPr>
          <w:color w:val="000000"/>
          <w:sz w:val="22"/>
          <w:szCs w:val="22"/>
          <w:vertAlign w:val="baseline"/>
        </w:rPr>
      </w:pPr>
      <w:r w:rsidDel="00000000" w:rsidR="00000000" w:rsidRPr="00000000">
        <w:rPr>
          <w:rtl w:val="0"/>
        </w:rPr>
      </w:r>
    </w:p>
    <w:p w:rsidR="00000000" w:rsidDel="00000000" w:rsidP="00000000" w:rsidRDefault="00000000" w:rsidRPr="00000000" w14:paraId="00000068">
      <w:pPr>
        <w:spacing w:after="200" w:before="0" w:line="240" w:lineRule="auto"/>
        <w:rPr>
          <w:color w:val="000000"/>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9525</wp:posOffset>
                </wp:positionV>
                <wp:extent cx="1220153" cy="1028700"/>
                <wp:effectExtent b="0" l="0" r="0" t="0"/>
                <wp:wrapNone/>
                <wp:docPr id="26" name=""/>
                <a:graphic>
                  <a:graphicData uri="http://schemas.microsoft.com/office/word/2010/wordprocessingShape">
                    <wps:wsp>
                      <wps:cNvSpPr/>
                      <wps:cNvPr id="27" name="Shape 27"/>
                      <wps:spPr>
                        <a:xfrm>
                          <a:off x="4826888" y="3360900"/>
                          <a:ext cx="1038225" cy="83820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60" w:before="60" w:line="311.9999885559082"/>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RL hô hấp mạn</w:t>
                            </w:r>
                          </w:p>
                          <w:p w:rsidR="00000000" w:rsidDel="00000000" w:rsidP="00000000" w:rsidRDefault="00000000" w:rsidRPr="00000000">
                            <w:pPr>
                              <w:spacing w:after="60" w:before="60" w:line="311.9999885559082"/>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9525</wp:posOffset>
                </wp:positionV>
                <wp:extent cx="1220153" cy="1028700"/>
                <wp:effectExtent b="0" l="0" r="0" t="0"/>
                <wp:wrapNone/>
                <wp:docPr id="26" name="image29.png"/>
                <a:graphic>
                  <a:graphicData uri="http://schemas.openxmlformats.org/drawingml/2006/picture">
                    <pic:pic>
                      <pic:nvPicPr>
                        <pic:cNvPr id="0" name="image29.png"/>
                        <pic:cNvPicPr preferRelativeResize="0"/>
                      </pic:nvPicPr>
                      <pic:blipFill>
                        <a:blip r:embed="rId17"/>
                        <a:srcRect/>
                        <a:stretch>
                          <a:fillRect/>
                        </a:stretch>
                      </pic:blipFill>
                      <pic:spPr>
                        <a:xfrm>
                          <a:off x="0" y="0"/>
                          <a:ext cx="1220153" cy="1028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1790700</wp:posOffset>
                </wp:positionH>
                <wp:positionV relativeFrom="paragraph">
                  <wp:posOffset>9525</wp:posOffset>
                </wp:positionV>
                <wp:extent cx="1314450" cy="933133"/>
                <wp:effectExtent b="0" l="0" r="0" t="0"/>
                <wp:wrapNone/>
                <wp:docPr id="19" name=""/>
                <a:graphic>
                  <a:graphicData uri="http://schemas.microsoft.com/office/word/2010/wordprocessingShape">
                    <wps:wsp>
                      <wps:cNvSpPr/>
                      <wps:cNvPr id="20" name="Shape 20"/>
                      <wps:spPr>
                        <a:xfrm>
                          <a:off x="4693500" y="3304225"/>
                          <a:ext cx="1305000" cy="113310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60" w:before="60" w:line="311.9999885559082"/>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RL hô hấp cấp/ mạn</w:t>
                            </w:r>
                          </w:p>
                          <w:p w:rsidR="00000000" w:rsidDel="00000000" w:rsidP="00000000" w:rsidRDefault="00000000" w:rsidRPr="00000000">
                            <w:pPr>
                              <w:spacing w:after="60" w:before="60" w:line="311.9999885559082"/>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p w:rsidR="00000000" w:rsidDel="00000000" w:rsidP="00000000" w:rsidRDefault="00000000" w:rsidRPr="00000000">
                            <w:pPr>
                              <w:spacing w:after="60" w:before="60" w:line="311.9999885559082"/>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9525</wp:posOffset>
                </wp:positionV>
                <wp:extent cx="1314450" cy="933133"/>
                <wp:effectExtent b="0" l="0" r="0" t="0"/>
                <wp:wrapNone/>
                <wp:docPr id="19" name="image22.png"/>
                <a:graphic>
                  <a:graphicData uri="http://schemas.openxmlformats.org/drawingml/2006/picture">
                    <pic:pic>
                      <pic:nvPicPr>
                        <pic:cNvPr id="0" name="image22.png"/>
                        <pic:cNvPicPr preferRelativeResize="0"/>
                      </pic:nvPicPr>
                      <pic:blipFill>
                        <a:blip r:embed="rId18"/>
                        <a:srcRect/>
                        <a:stretch>
                          <a:fillRect/>
                        </a:stretch>
                      </pic:blipFill>
                      <pic:spPr>
                        <a:xfrm>
                          <a:off x="0" y="0"/>
                          <a:ext cx="1314450" cy="93313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50800</wp:posOffset>
                </wp:positionV>
                <wp:extent cx="952500" cy="800100"/>
                <wp:effectExtent b="0" l="0" r="0" t="0"/>
                <wp:wrapNone/>
                <wp:docPr id="21" name=""/>
                <a:graphic>
                  <a:graphicData uri="http://schemas.microsoft.com/office/word/2010/wordprocessingShape">
                    <wps:wsp>
                      <wps:cNvSpPr/>
                      <wps:cNvPr id="22" name="Shape 22"/>
                      <wps:spPr>
                        <a:xfrm>
                          <a:off x="4874513" y="3384713"/>
                          <a:ext cx="942975" cy="79057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60" w:before="60" w:line="311.9999885559082"/>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RL hô hấp cấp</w:t>
                            </w:r>
                          </w:p>
                          <w:p w:rsidR="00000000" w:rsidDel="00000000" w:rsidP="00000000" w:rsidRDefault="00000000" w:rsidRPr="00000000">
                            <w:pPr>
                              <w:spacing w:after="60" w:before="60" w:line="311.9999885559082"/>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50800</wp:posOffset>
                </wp:positionV>
                <wp:extent cx="952500" cy="800100"/>
                <wp:effectExtent b="0" l="0" r="0" t="0"/>
                <wp:wrapNone/>
                <wp:docPr id="21" name="image24.png"/>
                <a:graphic>
                  <a:graphicData uri="http://schemas.openxmlformats.org/drawingml/2006/picture">
                    <pic:pic>
                      <pic:nvPicPr>
                        <pic:cNvPr id="0" name="image24.png"/>
                        <pic:cNvPicPr preferRelativeResize="0"/>
                      </pic:nvPicPr>
                      <pic:blipFill>
                        <a:blip r:embed="rId19"/>
                        <a:srcRect/>
                        <a:stretch>
                          <a:fillRect/>
                        </a:stretch>
                      </pic:blipFill>
                      <pic:spPr>
                        <a:xfrm>
                          <a:off x="0" y="0"/>
                          <a:ext cx="952500" cy="800100"/>
                        </a:xfrm>
                        <a:prstGeom prst="rect"/>
                        <a:ln/>
                      </pic:spPr>
                    </pic:pic>
                  </a:graphicData>
                </a:graphic>
              </wp:anchor>
            </w:drawing>
          </mc:Fallback>
        </mc:AlternateContent>
      </w:r>
    </w:p>
    <w:p w:rsidR="00000000" w:rsidDel="00000000" w:rsidP="00000000" w:rsidRDefault="00000000" w:rsidRPr="00000000" w14:paraId="00000069">
      <w:pPr>
        <w:spacing w:after="200" w:before="0" w:line="240" w:lineRule="auto"/>
        <w:rPr>
          <w:sz w:val="22"/>
          <w:szCs w:val="22"/>
        </w:rPr>
      </w:pPr>
      <w:r w:rsidDel="00000000" w:rsidR="00000000" w:rsidRPr="00000000">
        <w:rPr>
          <w:rtl w:val="0"/>
        </w:rPr>
      </w:r>
    </w:p>
    <w:p w:rsidR="00000000" w:rsidDel="00000000" w:rsidP="00000000" w:rsidRDefault="00000000" w:rsidRPr="00000000" w14:paraId="0000006A">
      <w:pPr>
        <w:spacing w:after="200" w:before="0" w:line="240" w:lineRule="auto"/>
        <w:rPr>
          <w:sz w:val="22"/>
          <w:szCs w:val="22"/>
        </w:rPr>
      </w:pPr>
      <w:r w:rsidDel="00000000" w:rsidR="00000000" w:rsidRPr="00000000">
        <w:rPr>
          <w:rtl w:val="0"/>
        </w:rPr>
      </w:r>
    </w:p>
    <w:p w:rsidR="00000000" w:rsidDel="00000000" w:rsidP="00000000" w:rsidRDefault="00000000" w:rsidRPr="00000000" w14:paraId="0000006B">
      <w:pPr>
        <w:spacing w:after="200" w:before="0" w:line="240" w:lineRule="auto"/>
        <w:rPr>
          <w:sz w:val="22"/>
          <w:szCs w:val="22"/>
        </w:rPr>
      </w:pPr>
      <w:r w:rsidDel="00000000" w:rsidR="00000000" w:rsidRPr="00000000">
        <w:rPr>
          <w:rtl w:val="0"/>
        </w:rPr>
      </w:r>
    </w:p>
    <w:p w:rsidR="00000000" w:rsidDel="00000000" w:rsidP="00000000" w:rsidRDefault="00000000" w:rsidRPr="00000000" w14:paraId="0000006C">
      <w:pPr>
        <w:spacing w:after="200" w:before="0" w:line="240" w:lineRule="auto"/>
        <w:rPr>
          <w:sz w:val="22"/>
          <w:szCs w:val="22"/>
        </w:rPr>
      </w:pPr>
      <w:r w:rsidDel="00000000" w:rsidR="00000000" w:rsidRPr="00000000">
        <w:rPr>
          <w:rtl w:val="0"/>
        </w:rPr>
      </w:r>
    </w:p>
    <w:p w:rsidR="00000000" w:rsidDel="00000000" w:rsidP="00000000" w:rsidRDefault="00000000" w:rsidRPr="00000000" w14:paraId="0000006D">
      <w:pPr>
        <w:spacing w:after="200" w:before="0" w:line="240" w:lineRule="auto"/>
        <w:rPr>
          <w:rFonts w:ascii="Arial" w:cs="Arial" w:eastAsia="Arial" w:hAnsi="Arial"/>
          <w:b w:val="1"/>
          <w:color w:val="000000"/>
          <w:sz w:val="22"/>
          <w:szCs w:val="22"/>
          <w:vertAlign w:val="baseline"/>
        </w:rPr>
      </w:pPr>
      <w:r w:rsidDel="00000000" w:rsidR="00000000" w:rsidRPr="00000000">
        <w:rPr>
          <w:rFonts w:ascii="Arial" w:cs="Arial" w:eastAsia="Arial" w:hAnsi="Arial"/>
          <w:b w:val="1"/>
          <w:color w:val="000000"/>
          <w:sz w:val="22"/>
          <w:szCs w:val="22"/>
          <w:u w:val="single"/>
          <w:vertAlign w:val="baseline"/>
          <w:rtl w:val="0"/>
        </w:rPr>
        <w:t xml:space="preserve">Bước 5</w:t>
      </w:r>
      <w:r w:rsidDel="00000000" w:rsidR="00000000" w:rsidRPr="00000000">
        <w:rPr>
          <w:rFonts w:ascii="Arial" w:cs="Arial" w:eastAsia="Arial" w:hAnsi="Arial"/>
          <w:b w:val="1"/>
          <w:color w:val="000000"/>
          <w:sz w:val="22"/>
          <w:szCs w:val="22"/>
          <w:vertAlign w:val="baseline"/>
          <w:rtl w:val="0"/>
        </w:rPr>
        <w:t xml:space="preserve">: Xác định mức độ bù trừ</w:t>
      </w:r>
    </w:p>
    <w:p w:rsidR="00000000" w:rsidDel="00000000" w:rsidP="00000000" w:rsidRDefault="00000000" w:rsidRPr="00000000" w14:paraId="0000006E">
      <w:pPr>
        <w:spacing w:after="200" w:before="0" w:line="24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F">
      <w:pPr>
        <w:spacing w:after="200" w:before="0" w:line="240" w:lineRule="auto"/>
        <w:rPr>
          <w:rFonts w:ascii="Arial" w:cs="Arial" w:eastAsia="Arial" w:hAnsi="Arial"/>
          <w:b w:val="1"/>
          <w:sz w:val="22"/>
          <w:szCs w:val="22"/>
        </w:rPr>
      </w:pPr>
      <w:r w:rsidDel="00000000" w:rsidR="00000000" w:rsidRPr="00000000">
        <w:rPr>
          <w:rtl w:val="0"/>
        </w:rPr>
      </w:r>
    </w:p>
    <w:tbl>
      <w:tblPr>
        <w:tblStyle w:val="Table3"/>
        <w:tblW w:w="9004.0" w:type="dxa"/>
        <w:jc w:val="left"/>
        <w:tblInd w:w="0.0" w:type="dxa"/>
        <w:tblLayout w:type="fixed"/>
        <w:tblLook w:val="0000"/>
      </w:tblPr>
      <w:tblGrid>
        <w:gridCol w:w="1277"/>
        <w:gridCol w:w="3943"/>
        <w:gridCol w:w="3784"/>
        <w:tblGridChange w:id="0">
          <w:tblGrid>
            <w:gridCol w:w="1277"/>
            <w:gridCol w:w="3943"/>
            <w:gridCol w:w="3784"/>
          </w:tblGrid>
        </w:tblGridChange>
      </w:tblGrid>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0">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RL toan kiềm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1">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2">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Mạn</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3">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Toan hô 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4">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PaCO2 tăng 10 mmHg =&gt; HCO3- tăng 1 mmol/l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5">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PaCO2 tăng 10 mmHg =&gt; HCO3- tăng 4 mmol/l</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6">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Kiềm hô 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7">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PaCO2 giảm 10 mmHg =&gt; HCO3- giảm 2 mmol/l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8">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PaCO2 giảm 10 mmHg =&gt; HCO3- giảm 5 mmol/l</w:t>
            </w:r>
            <w:r w:rsidDel="00000000" w:rsidR="00000000" w:rsidRPr="00000000">
              <w:rPr>
                <w:rtl w:val="0"/>
              </w:rPr>
            </w:r>
          </w:p>
        </w:tc>
      </w:tr>
    </w:tbl>
    <w:p w:rsidR="00000000" w:rsidDel="00000000" w:rsidP="00000000" w:rsidRDefault="00000000" w:rsidRPr="00000000" w14:paraId="00000079">
      <w:pPr>
        <w:spacing w:after="20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  </w:t>
      </w:r>
      <w:r w:rsidDel="00000000" w:rsidR="00000000" w:rsidRPr="00000000">
        <w:rPr>
          <w:rtl w:val="0"/>
        </w:rPr>
      </w:r>
    </w:p>
    <w:p w:rsidR="00000000" w:rsidDel="00000000" w:rsidP="00000000" w:rsidRDefault="00000000" w:rsidRPr="00000000" w14:paraId="0000007A">
      <w:pPr>
        <w:spacing w:after="20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Công thức bù trừ </w:t>
      </w:r>
      <w:r w:rsidDel="00000000" w:rsidR="00000000" w:rsidRPr="00000000">
        <w:rPr>
          <w:rtl w:val="0"/>
        </w:rPr>
      </w:r>
    </w:p>
    <w:tbl>
      <w:tblPr>
        <w:tblStyle w:val="Table4"/>
        <w:tblW w:w="7554.0" w:type="dxa"/>
        <w:jc w:val="left"/>
        <w:tblInd w:w="0.0" w:type="dxa"/>
        <w:tblLayout w:type="fixed"/>
        <w:tblLook w:val="0000"/>
      </w:tblPr>
      <w:tblGrid>
        <w:gridCol w:w="1452"/>
        <w:gridCol w:w="3048"/>
        <w:gridCol w:w="3054"/>
        <w:tblGridChange w:id="0">
          <w:tblGrid>
            <w:gridCol w:w="1452"/>
            <w:gridCol w:w="3048"/>
            <w:gridCol w:w="3054"/>
          </w:tblGrid>
        </w:tblGridChange>
      </w:tblGrid>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B">
            <w:pPr>
              <w:spacing w:after="0" w:before="0" w:line="240" w:lineRule="auto"/>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C">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D">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Mạn</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E">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Toan hô 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F">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HCO3- = 24 + ΔPaCO2/10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0">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HCO3- = 24 + ΔPaCO2x4/10</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1">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Kiềm hô 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2">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HCO3- = 24 – ΔPaCO2x2/10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3">
            <w:pPr>
              <w:spacing w:after="0" w:before="0" w:line="240" w:lineRule="auto"/>
              <w:rPr>
                <w:sz w:val="24"/>
                <w:szCs w:val="24"/>
                <w:vertAlign w:val="baseline"/>
              </w:rPr>
            </w:pPr>
            <w:r w:rsidDel="00000000" w:rsidR="00000000" w:rsidRPr="00000000">
              <w:rPr>
                <w:rFonts w:ascii="Arial" w:cs="Arial" w:eastAsia="Arial" w:hAnsi="Arial"/>
                <w:color w:val="000000"/>
                <w:sz w:val="22"/>
                <w:szCs w:val="22"/>
                <w:vertAlign w:val="baseline"/>
                <w:rtl w:val="0"/>
              </w:rPr>
              <w:t xml:space="preserve">HCO3- = 24 – ΔPaCO2x5/10</w:t>
            </w:r>
            <w:r w:rsidDel="00000000" w:rsidR="00000000" w:rsidRPr="00000000">
              <w:rPr>
                <w:rtl w:val="0"/>
              </w:rPr>
            </w:r>
          </w:p>
        </w:tc>
      </w:tr>
    </w:tbl>
    <w:p w:rsidR="00000000" w:rsidDel="00000000" w:rsidP="00000000" w:rsidRDefault="00000000" w:rsidRPr="00000000" w14:paraId="00000084">
      <w:pPr>
        <w:spacing w:after="200" w:before="0" w:line="240" w:lineRule="auto"/>
        <w:rPr>
          <w:b w:val="1"/>
          <w:vertAlign w:val="baseline"/>
        </w:rPr>
      </w:pPr>
      <w:r w:rsidDel="00000000" w:rsidR="00000000" w:rsidRPr="00000000">
        <w:rPr>
          <w:color w:val="000000"/>
          <w:vertAlign w:val="baseline"/>
          <w:rtl w:val="0"/>
        </w:rPr>
        <w:t xml:space="preserve">                                                                                                                                                                                                                                                                            </w:t>
      </w:r>
      <w:r w:rsidDel="00000000" w:rsidR="00000000" w:rsidRPr="00000000">
        <w:rPr>
          <w:b w:val="1"/>
          <w:vertAlign w:val="baseline"/>
          <w:rtl w:val="0"/>
        </w:rPr>
        <w:t xml:space="preserve">Rối loạn toan kiềm do chuyển hóa</w:t>
      </w:r>
    </w:p>
    <w:p w:rsidR="00000000" w:rsidDel="00000000" w:rsidP="00000000" w:rsidRDefault="00000000" w:rsidRPr="00000000" w14:paraId="00000085">
      <w:pPr>
        <w:spacing w:before="80" w:lineRule="auto"/>
        <w:jc w:val="both"/>
        <w:rPr>
          <w:b w:val="1"/>
          <w:i w:val="1"/>
          <w:u w:val="single"/>
          <w:vertAlign w:val="baseline"/>
        </w:rPr>
      </w:pPr>
      <w:r w:rsidDel="00000000" w:rsidR="00000000" w:rsidRPr="00000000">
        <w:rPr>
          <w:b w:val="1"/>
          <w:i w:val="1"/>
          <w:u w:val="single"/>
          <w:vertAlign w:val="baseline"/>
          <w:rtl w:val="0"/>
        </w:rPr>
        <w:t xml:space="preserve">Trường hợp Toan chuyển hóa:</w:t>
      </w:r>
    </w:p>
    <w:p w:rsidR="00000000" w:rsidDel="00000000" w:rsidP="00000000" w:rsidRDefault="00000000" w:rsidRPr="00000000" w14:paraId="00000086">
      <w:pPr>
        <w:spacing w:before="80" w:lineRule="auto"/>
        <w:jc w:val="both"/>
        <w:rPr>
          <w:b w:val="1"/>
          <w:i w:val="1"/>
          <w:u w:val="single"/>
        </w:rPr>
      </w:pPr>
      <w:r w:rsidDel="00000000" w:rsidR="00000000" w:rsidRPr="00000000">
        <w:rPr>
          <w:rtl w:val="0"/>
        </w:rPr>
      </w:r>
    </w:p>
    <w:p w:rsidR="00000000" w:rsidDel="00000000" w:rsidP="00000000" w:rsidRDefault="00000000" w:rsidRPr="00000000" w14:paraId="00000087">
      <w:pPr>
        <w:spacing w:before="80" w:lineRule="auto"/>
        <w:jc w:val="center"/>
        <w:rPr>
          <w:vertAlign w:val="baseline"/>
        </w:rPr>
      </w:pPr>
      <w:r w:rsidDel="00000000" w:rsidR="00000000" w:rsidRPr="00000000">
        <w:rPr>
          <w:vertAlign w:val="baseline"/>
          <w:rtl w:val="0"/>
        </w:rPr>
        <w:t xml:space="preserve">p</w:t>
      </w:r>
      <w:r w:rsidDel="00000000" w:rsidR="00000000" w:rsidRPr="00000000">
        <w:rPr>
          <w:rtl w:val="0"/>
        </w:rPr>
        <w:t xml:space="preserve">H</w:t>
      </w:r>
      <w:r w:rsidDel="00000000" w:rsidR="00000000" w:rsidRPr="00000000">
        <w:rPr>
          <w:vertAlign w:val="baseline"/>
          <w:rtl w:val="0"/>
        </w:rPr>
        <w:t xml:space="preserve"> &lt; 7,35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241300</wp:posOffset>
                </wp:positionV>
                <wp:extent cx="1360805" cy="272415"/>
                <wp:effectExtent b="0" l="0" r="0" t="0"/>
                <wp:wrapNone/>
                <wp:docPr id="22" name=""/>
                <a:graphic>
                  <a:graphicData uri="http://schemas.microsoft.com/office/word/2010/wordprocessingShape">
                    <wps:wsp>
                      <wps:cNvCnPr/>
                      <wps:spPr>
                        <a:xfrm>
                          <a:off x="4670360" y="3648555"/>
                          <a:ext cx="1351280" cy="2628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241300</wp:posOffset>
                </wp:positionV>
                <wp:extent cx="1360805" cy="272415"/>
                <wp:effectExtent b="0" l="0" r="0" t="0"/>
                <wp:wrapNone/>
                <wp:docPr id="22" name="image25.png"/>
                <a:graphic>
                  <a:graphicData uri="http://schemas.openxmlformats.org/drawingml/2006/picture">
                    <pic:pic>
                      <pic:nvPicPr>
                        <pic:cNvPr id="0" name="image25.png"/>
                        <pic:cNvPicPr preferRelativeResize="0"/>
                      </pic:nvPicPr>
                      <pic:blipFill>
                        <a:blip r:embed="rId20"/>
                        <a:srcRect/>
                        <a:stretch>
                          <a:fillRect/>
                        </a:stretch>
                      </pic:blipFill>
                      <pic:spPr>
                        <a:xfrm>
                          <a:off x="0" y="0"/>
                          <a:ext cx="1360805"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241300</wp:posOffset>
                </wp:positionV>
                <wp:extent cx="1536700" cy="335915"/>
                <wp:effectExtent b="0" l="0" r="0" t="0"/>
                <wp:wrapNone/>
                <wp:docPr id="24" name=""/>
                <a:graphic>
                  <a:graphicData uri="http://schemas.microsoft.com/office/word/2010/wordprocessingShape">
                    <wps:wsp>
                      <wps:cNvCnPr/>
                      <wps:spPr>
                        <a:xfrm flipH="1">
                          <a:off x="4582413" y="3616805"/>
                          <a:ext cx="1527175" cy="3263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241300</wp:posOffset>
                </wp:positionV>
                <wp:extent cx="1536700" cy="335915"/>
                <wp:effectExtent b="0" l="0" r="0" t="0"/>
                <wp:wrapNone/>
                <wp:docPr id="24" name="image27.png"/>
                <a:graphic>
                  <a:graphicData uri="http://schemas.openxmlformats.org/drawingml/2006/picture">
                    <pic:pic>
                      <pic:nvPicPr>
                        <pic:cNvPr id="0" name="image27.png"/>
                        <pic:cNvPicPr preferRelativeResize="0"/>
                      </pic:nvPicPr>
                      <pic:blipFill>
                        <a:blip r:embed="rId21"/>
                        <a:srcRect/>
                        <a:stretch>
                          <a:fillRect/>
                        </a:stretch>
                      </pic:blipFill>
                      <pic:spPr>
                        <a:xfrm>
                          <a:off x="0" y="0"/>
                          <a:ext cx="1536700" cy="3359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254000</wp:posOffset>
                </wp:positionV>
                <wp:extent cx="25400" cy="326390"/>
                <wp:effectExtent b="0" l="0" r="0" t="0"/>
                <wp:wrapNone/>
                <wp:docPr id="2" name=""/>
                <a:graphic>
                  <a:graphicData uri="http://schemas.microsoft.com/office/word/2010/wordprocessingShape">
                    <wps:wsp>
                      <wps:cNvCnPr/>
                      <wps:spPr>
                        <a:xfrm>
                          <a:off x="5346000" y="3616805"/>
                          <a:ext cx="0" cy="3263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254000</wp:posOffset>
                </wp:positionV>
                <wp:extent cx="25400" cy="326390"/>
                <wp:effectExtent b="0" l="0" r="0" t="0"/>
                <wp:wrapNone/>
                <wp:docPr id="2" name="image2.png"/>
                <a:graphic>
                  <a:graphicData uri="http://schemas.openxmlformats.org/drawingml/2006/picture">
                    <pic:pic>
                      <pic:nvPicPr>
                        <pic:cNvPr id="0" name="image2.png"/>
                        <pic:cNvPicPr preferRelativeResize="0"/>
                      </pic:nvPicPr>
                      <pic:blipFill>
                        <a:blip r:embed="rId22"/>
                        <a:srcRect/>
                        <a:stretch>
                          <a:fillRect/>
                        </a:stretch>
                      </pic:blipFill>
                      <pic:spPr>
                        <a:xfrm>
                          <a:off x="0" y="0"/>
                          <a:ext cx="25400" cy="326390"/>
                        </a:xfrm>
                        <a:prstGeom prst="rect"/>
                        <a:ln/>
                      </pic:spPr>
                    </pic:pic>
                  </a:graphicData>
                </a:graphic>
              </wp:anchor>
            </w:drawing>
          </mc:Fallback>
        </mc:AlternateContent>
      </w:r>
    </w:p>
    <w:p w:rsidR="00000000" w:rsidDel="00000000" w:rsidP="00000000" w:rsidRDefault="00000000" w:rsidRPr="00000000" w14:paraId="00000088">
      <w:pPr>
        <w:spacing w:before="80" w:lineRule="auto"/>
        <w:jc w:val="center"/>
        <w:rPr>
          <w:vertAlign w:val="baseline"/>
        </w:rPr>
      </w:pPr>
      <w:r w:rsidDel="00000000" w:rsidR="00000000" w:rsidRPr="00000000">
        <w:rPr>
          <w:rtl w:val="0"/>
        </w:rPr>
      </w:r>
    </w:p>
    <w:p w:rsidR="00000000" w:rsidDel="00000000" w:rsidP="00000000" w:rsidRDefault="00000000" w:rsidRPr="00000000" w14:paraId="0000008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vertAlign w:val="baseline"/>
          <w:rtl w:val="0"/>
        </w:rPr>
        <w:t xml:space="preserve">PaCO2 thấp</w:t>
        <w:tab/>
        <w:tab/>
      </w:r>
      <w:r w:rsidDel="00000000" w:rsidR="00000000" w:rsidRPr="00000000">
        <w:rPr>
          <w:rtl w:val="0"/>
        </w:rPr>
        <w:t xml:space="preserve"> </w:t>
      </w:r>
      <w:r w:rsidDel="00000000" w:rsidR="00000000" w:rsidRPr="00000000">
        <w:rPr>
          <w:vertAlign w:val="baseline"/>
          <w:rtl w:val="0"/>
        </w:rPr>
        <w:t xml:space="preserve"> </w:t>
        <w:tab/>
        <w:tab/>
        <w:t xml:space="preserve">                 PaCO2 bình thường</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254000</wp:posOffset>
                </wp:positionV>
                <wp:extent cx="25400" cy="309880"/>
                <wp:effectExtent b="0" l="0" r="0" t="0"/>
                <wp:wrapNone/>
                <wp:docPr id="3" name=""/>
                <a:graphic>
                  <a:graphicData uri="http://schemas.microsoft.com/office/word/2010/wordprocessingShape">
                    <wps:wsp>
                      <wps:cNvCnPr/>
                      <wps:spPr>
                        <a:xfrm>
                          <a:off x="5346000" y="3625060"/>
                          <a:ext cx="0" cy="30988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254000</wp:posOffset>
                </wp:positionV>
                <wp:extent cx="25400" cy="309880"/>
                <wp:effectExtent b="0" l="0" r="0" t="0"/>
                <wp:wrapNone/>
                <wp:docPr id="3"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25400" cy="309880"/>
                        </a:xfrm>
                        <a:prstGeom prst="rect"/>
                        <a:ln/>
                      </pic:spPr>
                    </pic:pic>
                  </a:graphicData>
                </a:graphic>
              </wp:anchor>
            </w:drawing>
          </mc:Fallback>
        </mc:AlternateContent>
      </w:r>
    </w:p>
    <w:p w:rsidR="00000000" w:rsidDel="00000000" w:rsidP="00000000" w:rsidRDefault="00000000" w:rsidRPr="00000000" w14:paraId="0000008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vertAlign w:val="baseline"/>
          <w:rtl w:val="0"/>
        </w:rPr>
        <w:tab/>
        <w:tab/>
        <w:tab/>
      </w:r>
    </w:p>
    <w:p w:rsidR="00000000" w:rsidDel="00000000" w:rsidP="00000000" w:rsidRDefault="00000000" w:rsidRPr="00000000" w14:paraId="0000008B">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vertAlign w:val="baseline"/>
          <w:rtl w:val="0"/>
        </w:rPr>
        <w:tab/>
        <w:tab/>
        <w:tab/>
        <w:t xml:space="preserve">   Toan chuyển hóa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228600</wp:posOffset>
                </wp:positionV>
                <wp:extent cx="25400" cy="309880"/>
                <wp:effectExtent b="0" l="0" r="0" t="0"/>
                <wp:wrapNone/>
                <wp:docPr id="4" name=""/>
                <a:graphic>
                  <a:graphicData uri="http://schemas.microsoft.com/office/word/2010/wordprocessingShape">
                    <wps:wsp>
                      <wps:cNvCnPr/>
                      <wps:spPr>
                        <a:xfrm>
                          <a:off x="5346000" y="3625060"/>
                          <a:ext cx="0" cy="30988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228600</wp:posOffset>
                </wp:positionV>
                <wp:extent cx="25400" cy="309880"/>
                <wp:effectExtent b="0" l="0" r="0" t="0"/>
                <wp:wrapNone/>
                <wp:docPr id="4"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25400" cy="309880"/>
                        </a:xfrm>
                        <a:prstGeom prst="rect"/>
                        <a:ln/>
                      </pic:spPr>
                    </pic:pic>
                  </a:graphicData>
                </a:graphic>
              </wp:anchor>
            </w:drawing>
          </mc:Fallback>
        </mc:AlternateContent>
      </w:r>
    </w:p>
    <w:p w:rsidR="00000000" w:rsidDel="00000000" w:rsidP="00000000" w:rsidRDefault="00000000" w:rsidRPr="00000000" w14:paraId="0000008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tabs>
          <w:tab w:val="left" w:pos="6012"/>
        </w:tabs>
        <w:spacing w:after="0" w:before="11" w:line="240" w:lineRule="auto"/>
        <w:ind w:left="1362" w:right="0" w:hanging="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 PaCO2 dự đoán = (1,5 x HCO3 + 8) ± 2    (A)</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tabs>
          <w:tab w:val="left" w:pos="6012"/>
        </w:tabs>
        <w:spacing w:after="0" w:before="11" w:line="240" w:lineRule="auto"/>
        <w:ind w:left="1362" w:right="0" w:hanging="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2616200</wp:posOffset>
                </wp:positionH>
                <wp:positionV relativeFrom="paragraph">
                  <wp:posOffset>63500</wp:posOffset>
                </wp:positionV>
                <wp:extent cx="1360805" cy="272415"/>
                <wp:effectExtent b="0" l="0" r="0" t="0"/>
                <wp:wrapNone/>
                <wp:docPr id="5" name=""/>
                <a:graphic>
                  <a:graphicData uri="http://schemas.microsoft.com/office/word/2010/wordprocessingShape">
                    <wps:wsp>
                      <wps:cNvCnPr/>
                      <wps:spPr>
                        <a:xfrm>
                          <a:off x="4670360" y="3648555"/>
                          <a:ext cx="1351280" cy="2628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2616200</wp:posOffset>
                </wp:positionH>
                <wp:positionV relativeFrom="paragraph">
                  <wp:posOffset>63500</wp:posOffset>
                </wp:positionV>
                <wp:extent cx="1360805" cy="272415"/>
                <wp:effectExtent b="0" l="0" r="0" t="0"/>
                <wp:wrapNone/>
                <wp:docPr id="5"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1360805"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63500</wp:posOffset>
                </wp:positionV>
                <wp:extent cx="25400" cy="326390"/>
                <wp:effectExtent b="0" l="0" r="0" t="0"/>
                <wp:wrapNone/>
                <wp:docPr id="1" name=""/>
                <a:graphic>
                  <a:graphicData uri="http://schemas.microsoft.com/office/word/2010/wordprocessingShape">
                    <wps:wsp>
                      <wps:cNvCnPr/>
                      <wps:spPr>
                        <a:xfrm>
                          <a:off x="5346000" y="3616805"/>
                          <a:ext cx="0" cy="3263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63500</wp:posOffset>
                </wp:positionV>
                <wp:extent cx="25400" cy="326390"/>
                <wp:effectExtent b="0" l="0" r="0" t="0"/>
                <wp:wrapNone/>
                <wp:docPr id="1" name="image1.png"/>
                <a:graphic>
                  <a:graphicData uri="http://schemas.openxmlformats.org/drawingml/2006/picture">
                    <pic:pic>
                      <pic:nvPicPr>
                        <pic:cNvPr id="0" name="image1.png"/>
                        <pic:cNvPicPr preferRelativeResize="0"/>
                      </pic:nvPicPr>
                      <pic:blipFill>
                        <a:blip r:embed="rId26"/>
                        <a:srcRect/>
                        <a:stretch>
                          <a:fillRect/>
                        </a:stretch>
                      </pic:blipFill>
                      <pic:spPr>
                        <a:xfrm>
                          <a:off x="0" y="0"/>
                          <a:ext cx="25400" cy="3263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1092200</wp:posOffset>
                </wp:positionH>
                <wp:positionV relativeFrom="paragraph">
                  <wp:posOffset>63500</wp:posOffset>
                </wp:positionV>
                <wp:extent cx="1536700" cy="335915"/>
                <wp:effectExtent b="0" l="0" r="0" t="0"/>
                <wp:wrapNone/>
                <wp:docPr id="10" name=""/>
                <a:graphic>
                  <a:graphicData uri="http://schemas.microsoft.com/office/word/2010/wordprocessingShape">
                    <wps:wsp>
                      <wps:cNvCnPr/>
                      <wps:spPr>
                        <a:xfrm flipH="1">
                          <a:off x="4582413" y="3616805"/>
                          <a:ext cx="1527175" cy="3263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63500</wp:posOffset>
                </wp:positionV>
                <wp:extent cx="1536700" cy="335915"/>
                <wp:effectExtent b="0" l="0" r="0" t="0"/>
                <wp:wrapNone/>
                <wp:docPr id="10" name="image10.png"/>
                <a:graphic>
                  <a:graphicData uri="http://schemas.openxmlformats.org/drawingml/2006/picture">
                    <pic:pic>
                      <pic:nvPicPr>
                        <pic:cNvPr id="0" name="image10.png"/>
                        <pic:cNvPicPr preferRelativeResize="0"/>
                      </pic:nvPicPr>
                      <pic:blipFill>
                        <a:blip r:embed="rId27"/>
                        <a:srcRect/>
                        <a:stretch>
                          <a:fillRect/>
                        </a:stretch>
                      </pic:blipFill>
                      <pic:spPr>
                        <a:xfrm>
                          <a:off x="0" y="0"/>
                          <a:ext cx="1536700" cy="335915"/>
                        </a:xfrm>
                        <a:prstGeom prst="rect"/>
                        <a:ln/>
                      </pic:spPr>
                    </pic:pic>
                  </a:graphicData>
                </a:graphic>
              </wp:anchor>
            </w:drawing>
          </mc:Fallback>
        </mc:AlternateContent>
      </w:r>
    </w:p>
    <w:p w:rsidR="00000000" w:rsidDel="00000000" w:rsidP="00000000" w:rsidRDefault="00000000" w:rsidRPr="00000000" w14:paraId="0000008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vertAlign w:val="baseline"/>
          <w:rtl w:val="0"/>
        </w:rPr>
        <w:t xml:space="preserve">PaCO2 thực &lt; A</w:t>
        <w:tab/>
        <w:tab/>
        <w:t xml:space="preserve">PaCO2 thực = A</w:t>
        <w:tab/>
        <w:tab/>
        <w:t xml:space="preserve">PaCO2 thực &gt; 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241300</wp:posOffset>
                </wp:positionV>
                <wp:extent cx="25400" cy="326390"/>
                <wp:effectExtent b="0" l="0" r="0" t="0"/>
                <wp:wrapNone/>
                <wp:docPr id="11" name=""/>
                <a:graphic>
                  <a:graphicData uri="http://schemas.microsoft.com/office/word/2010/wordprocessingShape">
                    <wps:wsp>
                      <wps:cNvCnPr/>
                      <wps:spPr>
                        <a:xfrm>
                          <a:off x="5346000" y="3616805"/>
                          <a:ext cx="0" cy="3263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241300</wp:posOffset>
                </wp:positionV>
                <wp:extent cx="25400" cy="326390"/>
                <wp:effectExtent b="0" l="0" r="0" t="0"/>
                <wp:wrapNone/>
                <wp:docPr id="11" name="image11.png"/>
                <a:graphic>
                  <a:graphicData uri="http://schemas.openxmlformats.org/drawingml/2006/picture">
                    <pic:pic>
                      <pic:nvPicPr>
                        <pic:cNvPr id="0" name="image11.png"/>
                        <pic:cNvPicPr preferRelativeResize="0"/>
                      </pic:nvPicPr>
                      <pic:blipFill>
                        <a:blip r:embed="rId28"/>
                        <a:srcRect/>
                        <a:stretch>
                          <a:fillRect/>
                        </a:stretch>
                      </pic:blipFill>
                      <pic:spPr>
                        <a:xfrm>
                          <a:off x="0" y="0"/>
                          <a:ext cx="25400" cy="3263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4305300</wp:posOffset>
                </wp:positionH>
                <wp:positionV relativeFrom="paragraph">
                  <wp:posOffset>241300</wp:posOffset>
                </wp:positionV>
                <wp:extent cx="25400" cy="326390"/>
                <wp:effectExtent b="0" l="0" r="0" t="0"/>
                <wp:wrapNone/>
                <wp:docPr id="6" name=""/>
                <a:graphic>
                  <a:graphicData uri="http://schemas.microsoft.com/office/word/2010/wordprocessingShape">
                    <wps:wsp>
                      <wps:cNvCnPr/>
                      <wps:spPr>
                        <a:xfrm>
                          <a:off x="5346000" y="3616805"/>
                          <a:ext cx="0" cy="3263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4305300</wp:posOffset>
                </wp:positionH>
                <wp:positionV relativeFrom="paragraph">
                  <wp:posOffset>241300</wp:posOffset>
                </wp:positionV>
                <wp:extent cx="25400" cy="326390"/>
                <wp:effectExtent b="0" l="0" r="0" t="0"/>
                <wp:wrapNone/>
                <wp:docPr id="6" name="image6.png"/>
                <a:graphic>
                  <a:graphicData uri="http://schemas.openxmlformats.org/drawingml/2006/picture">
                    <pic:pic>
                      <pic:nvPicPr>
                        <pic:cNvPr id="0" name="image6.png"/>
                        <pic:cNvPicPr preferRelativeResize="0"/>
                      </pic:nvPicPr>
                      <pic:blipFill>
                        <a:blip r:embed="rId29"/>
                        <a:srcRect/>
                        <a:stretch>
                          <a:fillRect/>
                        </a:stretch>
                      </pic:blipFill>
                      <pic:spPr>
                        <a:xfrm>
                          <a:off x="0" y="0"/>
                          <a:ext cx="25400" cy="3263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241300</wp:posOffset>
                </wp:positionV>
                <wp:extent cx="25400" cy="326390"/>
                <wp:effectExtent b="0" l="0" r="0" t="0"/>
                <wp:wrapNone/>
                <wp:docPr id="7" name=""/>
                <a:graphic>
                  <a:graphicData uri="http://schemas.microsoft.com/office/word/2010/wordprocessingShape">
                    <wps:wsp>
                      <wps:cNvCnPr/>
                      <wps:spPr>
                        <a:xfrm>
                          <a:off x="5346000" y="3616805"/>
                          <a:ext cx="0" cy="3263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241300</wp:posOffset>
                </wp:positionV>
                <wp:extent cx="25400" cy="326390"/>
                <wp:effectExtent b="0" l="0" r="0" t="0"/>
                <wp:wrapNone/>
                <wp:docPr id="7" name="image7.png"/>
                <a:graphic>
                  <a:graphicData uri="http://schemas.openxmlformats.org/drawingml/2006/picture">
                    <pic:pic>
                      <pic:nvPicPr>
                        <pic:cNvPr id="0" name="image7.png"/>
                        <pic:cNvPicPr preferRelativeResize="0"/>
                      </pic:nvPicPr>
                      <pic:blipFill>
                        <a:blip r:embed="rId30"/>
                        <a:srcRect/>
                        <a:stretch>
                          <a:fillRect/>
                        </a:stretch>
                      </pic:blipFill>
                      <pic:spPr>
                        <a:xfrm>
                          <a:off x="0" y="0"/>
                          <a:ext cx="25400" cy="326390"/>
                        </a:xfrm>
                        <a:prstGeom prst="rect"/>
                        <a:ln/>
                      </pic:spPr>
                    </pic:pic>
                  </a:graphicData>
                </a:graphic>
              </wp:anchor>
            </w:drawing>
          </mc:Fallback>
        </mc:AlternateContent>
      </w:r>
    </w:p>
    <w:p w:rsidR="00000000" w:rsidDel="00000000" w:rsidP="00000000" w:rsidRDefault="00000000" w:rsidRPr="00000000" w14:paraId="00000090">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rtl w:val="0"/>
        </w:rPr>
      </w:r>
    </w:p>
    <w:p w:rsidR="00000000" w:rsidDel="00000000" w:rsidP="00000000" w:rsidRDefault="00000000" w:rsidRPr="00000000" w14:paraId="00000091">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rtl w:val="0"/>
        </w:rPr>
        <w:t xml:space="preserve">kiềm hô hấp kèm</w:t>
      </w:r>
      <w:r w:rsidDel="00000000" w:rsidR="00000000" w:rsidRPr="00000000">
        <w:rPr>
          <w:vertAlign w:val="baseline"/>
          <w:rtl w:val="0"/>
        </w:rPr>
        <w:tab/>
        <w:tab/>
        <w:t xml:space="preserve">toan chuyển hóa</w:t>
        <w:tab/>
        <w:t xml:space="preserve">     </w:t>
      </w:r>
      <w:r w:rsidDel="00000000" w:rsidR="00000000" w:rsidRPr="00000000">
        <w:rPr>
          <w:rtl w:val="0"/>
        </w:rPr>
        <w:t xml:space="preserve">toan</w:t>
      </w:r>
      <w:r w:rsidDel="00000000" w:rsidR="00000000" w:rsidRPr="00000000">
        <w:rPr>
          <w:vertAlign w:val="baseline"/>
          <w:rtl w:val="0"/>
        </w:rPr>
        <w:t xml:space="preserve"> hô hấp kèm</w:t>
      </w:r>
    </w:p>
    <w:p w:rsidR="00000000" w:rsidDel="00000000" w:rsidP="00000000" w:rsidRDefault="00000000" w:rsidRPr="00000000" w14:paraId="00000092">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rtl w:val="0"/>
        </w:rPr>
      </w:r>
    </w:p>
    <w:p w:rsidR="00000000" w:rsidDel="00000000" w:rsidP="00000000" w:rsidRDefault="00000000" w:rsidRPr="00000000" w14:paraId="00000093">
      <w:pPr>
        <w:spacing w:after="0" w:before="0" w:lineRule="auto"/>
        <w:rPr>
          <w:b w:val="0"/>
          <w:i w:val="0"/>
          <w:u w:val="single"/>
          <w:vertAlign w:val="baseline"/>
        </w:rPr>
      </w:pPr>
      <w:r w:rsidDel="00000000" w:rsidR="00000000" w:rsidRPr="00000000">
        <w:rPr>
          <w:b w:val="1"/>
          <w:i w:val="1"/>
          <w:u w:val="single"/>
          <w:vertAlign w:val="baseline"/>
          <w:rtl w:val="0"/>
        </w:rPr>
        <w:t xml:space="preserve">Trường hợp kiềm chuyển hóa:</w:t>
      </w:r>
      <w:r w:rsidDel="00000000" w:rsidR="00000000" w:rsidRPr="00000000">
        <w:rPr>
          <w:rtl w:val="0"/>
        </w:rPr>
      </w:r>
    </w:p>
    <w:p w:rsidR="00000000" w:rsidDel="00000000" w:rsidP="00000000" w:rsidRDefault="00000000" w:rsidRPr="00000000" w14:paraId="00000094">
      <w:pPr>
        <w:spacing w:before="80" w:lineRule="auto"/>
        <w:jc w:val="center"/>
        <w:rPr>
          <w:vertAlign w:val="baseline"/>
        </w:rPr>
      </w:pPr>
      <w:r w:rsidDel="00000000" w:rsidR="00000000" w:rsidRPr="00000000">
        <w:rPr>
          <w:vertAlign w:val="baseline"/>
          <w:rtl w:val="0"/>
        </w:rPr>
        <w:t xml:space="preserve">p</w:t>
      </w:r>
      <w:r w:rsidDel="00000000" w:rsidR="00000000" w:rsidRPr="00000000">
        <w:rPr>
          <w:rtl w:val="0"/>
        </w:rPr>
        <w:t xml:space="preserve">H</w:t>
      </w:r>
      <w:r w:rsidDel="00000000" w:rsidR="00000000" w:rsidRPr="00000000">
        <w:rPr>
          <w:vertAlign w:val="baseline"/>
          <w:rtl w:val="0"/>
        </w:rPr>
        <w:t xml:space="preserve"> &gt; 7,45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241300</wp:posOffset>
                </wp:positionV>
                <wp:extent cx="1360805" cy="272415"/>
                <wp:effectExtent b="0" l="0" r="0" t="0"/>
                <wp:wrapNone/>
                <wp:docPr id="8" name=""/>
                <a:graphic>
                  <a:graphicData uri="http://schemas.microsoft.com/office/word/2010/wordprocessingShape">
                    <wps:wsp>
                      <wps:cNvCnPr/>
                      <wps:spPr>
                        <a:xfrm>
                          <a:off x="4670360" y="3648555"/>
                          <a:ext cx="1351280" cy="2628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241300</wp:posOffset>
                </wp:positionV>
                <wp:extent cx="1360805" cy="272415"/>
                <wp:effectExtent b="0" l="0" r="0" t="0"/>
                <wp:wrapNone/>
                <wp:docPr id="8"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1360805"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241300</wp:posOffset>
                </wp:positionV>
                <wp:extent cx="1536700" cy="335915"/>
                <wp:effectExtent b="0" l="0" r="0" t="0"/>
                <wp:wrapNone/>
                <wp:docPr id="9" name=""/>
                <a:graphic>
                  <a:graphicData uri="http://schemas.microsoft.com/office/word/2010/wordprocessingShape">
                    <wps:wsp>
                      <wps:cNvCnPr/>
                      <wps:spPr>
                        <a:xfrm flipH="1">
                          <a:off x="4582413" y="3616805"/>
                          <a:ext cx="1527175" cy="3263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241300</wp:posOffset>
                </wp:positionV>
                <wp:extent cx="1536700" cy="335915"/>
                <wp:effectExtent b="0" l="0" r="0" t="0"/>
                <wp:wrapNone/>
                <wp:docPr id="9"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1536700" cy="3359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254000</wp:posOffset>
                </wp:positionV>
                <wp:extent cx="25400" cy="326390"/>
                <wp:effectExtent b="0" l="0" r="0" t="0"/>
                <wp:wrapNone/>
                <wp:docPr id="30" name=""/>
                <a:graphic>
                  <a:graphicData uri="http://schemas.microsoft.com/office/word/2010/wordprocessingShape">
                    <wps:wsp>
                      <wps:cNvCnPr/>
                      <wps:spPr>
                        <a:xfrm>
                          <a:off x="5346000" y="3616805"/>
                          <a:ext cx="0" cy="3263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254000</wp:posOffset>
                </wp:positionV>
                <wp:extent cx="25400" cy="326390"/>
                <wp:effectExtent b="0" l="0" r="0" t="0"/>
                <wp:wrapNone/>
                <wp:docPr id="30" name="image33.png"/>
                <a:graphic>
                  <a:graphicData uri="http://schemas.openxmlformats.org/drawingml/2006/picture">
                    <pic:pic>
                      <pic:nvPicPr>
                        <pic:cNvPr id="0" name="image33.png"/>
                        <pic:cNvPicPr preferRelativeResize="0"/>
                      </pic:nvPicPr>
                      <pic:blipFill>
                        <a:blip r:embed="rId33"/>
                        <a:srcRect/>
                        <a:stretch>
                          <a:fillRect/>
                        </a:stretch>
                      </pic:blipFill>
                      <pic:spPr>
                        <a:xfrm>
                          <a:off x="0" y="0"/>
                          <a:ext cx="25400" cy="326390"/>
                        </a:xfrm>
                        <a:prstGeom prst="rect"/>
                        <a:ln/>
                      </pic:spPr>
                    </pic:pic>
                  </a:graphicData>
                </a:graphic>
              </wp:anchor>
            </w:drawing>
          </mc:Fallback>
        </mc:AlternateContent>
      </w:r>
    </w:p>
    <w:p w:rsidR="00000000" w:rsidDel="00000000" w:rsidP="00000000" w:rsidRDefault="00000000" w:rsidRPr="00000000" w14:paraId="00000095">
      <w:pPr>
        <w:spacing w:before="80" w:lineRule="auto"/>
        <w:jc w:val="center"/>
        <w:rPr>
          <w:vertAlign w:val="baseline"/>
        </w:rPr>
      </w:pPr>
      <w:r w:rsidDel="00000000" w:rsidR="00000000" w:rsidRPr="00000000">
        <w:rPr>
          <w:rtl w:val="0"/>
        </w:rPr>
      </w:r>
    </w:p>
    <w:p w:rsidR="00000000" w:rsidDel="00000000" w:rsidP="00000000" w:rsidRDefault="00000000" w:rsidRPr="00000000" w14:paraId="0000009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vertAlign w:val="baseline"/>
          <w:rtl w:val="0"/>
        </w:rPr>
        <w:t xml:space="preserve">PaCO2 thấp</w:t>
        <w:tab/>
        <w:tab/>
        <w:tab/>
      </w:r>
      <w:r w:rsidDel="00000000" w:rsidR="00000000" w:rsidRPr="00000000">
        <w:rPr>
          <w:rtl w:val="0"/>
        </w:rPr>
        <w:t xml:space="preserve">                     </w:t>
      </w:r>
      <w:r w:rsidDel="00000000" w:rsidR="00000000" w:rsidRPr="00000000">
        <w:rPr>
          <w:vertAlign w:val="baseline"/>
          <w:rtl w:val="0"/>
        </w:rPr>
        <w:tab/>
        <w:t xml:space="preserve">PaCO2 bình thường</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254000</wp:posOffset>
                </wp:positionV>
                <wp:extent cx="25400" cy="309880"/>
                <wp:effectExtent b="0" l="0" r="0" t="0"/>
                <wp:wrapNone/>
                <wp:docPr id="31" name=""/>
                <a:graphic>
                  <a:graphicData uri="http://schemas.microsoft.com/office/word/2010/wordprocessingShape">
                    <wps:wsp>
                      <wps:cNvCnPr/>
                      <wps:spPr>
                        <a:xfrm>
                          <a:off x="5346000" y="3625060"/>
                          <a:ext cx="0" cy="30988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254000</wp:posOffset>
                </wp:positionV>
                <wp:extent cx="25400" cy="309880"/>
                <wp:effectExtent b="0" l="0" r="0" t="0"/>
                <wp:wrapNone/>
                <wp:docPr id="31" name="image34.png"/>
                <a:graphic>
                  <a:graphicData uri="http://schemas.openxmlformats.org/drawingml/2006/picture">
                    <pic:pic>
                      <pic:nvPicPr>
                        <pic:cNvPr id="0" name="image34.png"/>
                        <pic:cNvPicPr preferRelativeResize="0"/>
                      </pic:nvPicPr>
                      <pic:blipFill>
                        <a:blip r:embed="rId34"/>
                        <a:srcRect/>
                        <a:stretch>
                          <a:fillRect/>
                        </a:stretch>
                      </pic:blipFill>
                      <pic:spPr>
                        <a:xfrm>
                          <a:off x="0" y="0"/>
                          <a:ext cx="25400" cy="309880"/>
                        </a:xfrm>
                        <a:prstGeom prst="rect"/>
                        <a:ln/>
                      </pic:spPr>
                    </pic:pic>
                  </a:graphicData>
                </a:graphic>
              </wp:anchor>
            </w:drawing>
          </mc:Fallback>
        </mc:AlternateContent>
      </w:r>
    </w:p>
    <w:p w:rsidR="00000000" w:rsidDel="00000000" w:rsidP="00000000" w:rsidRDefault="00000000" w:rsidRPr="00000000" w14:paraId="00000097">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vertAlign w:val="baseline"/>
          <w:rtl w:val="0"/>
        </w:rPr>
        <w:tab/>
        <w:tab/>
        <w:tab/>
        <w:tab/>
      </w:r>
    </w:p>
    <w:p w:rsidR="00000000" w:rsidDel="00000000" w:rsidP="00000000" w:rsidRDefault="00000000" w:rsidRPr="00000000" w14:paraId="00000098">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vertAlign w:val="baseline"/>
          <w:rtl w:val="0"/>
        </w:rPr>
        <w:tab/>
        <w:tab/>
        <w:tab/>
        <w:t xml:space="preserve">   Kiềm chuyển hóa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228600</wp:posOffset>
                </wp:positionV>
                <wp:extent cx="25400" cy="309880"/>
                <wp:effectExtent b="0" l="0" r="0" t="0"/>
                <wp:wrapNone/>
                <wp:docPr id="32" name=""/>
                <a:graphic>
                  <a:graphicData uri="http://schemas.microsoft.com/office/word/2010/wordprocessingShape">
                    <wps:wsp>
                      <wps:cNvCnPr/>
                      <wps:spPr>
                        <a:xfrm>
                          <a:off x="5346000" y="3625060"/>
                          <a:ext cx="0" cy="30988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228600</wp:posOffset>
                </wp:positionV>
                <wp:extent cx="25400" cy="309880"/>
                <wp:effectExtent b="0" l="0" r="0" t="0"/>
                <wp:wrapNone/>
                <wp:docPr id="32" name="image35.png"/>
                <a:graphic>
                  <a:graphicData uri="http://schemas.openxmlformats.org/drawingml/2006/picture">
                    <pic:pic>
                      <pic:nvPicPr>
                        <pic:cNvPr id="0" name="image35.png"/>
                        <pic:cNvPicPr preferRelativeResize="0"/>
                      </pic:nvPicPr>
                      <pic:blipFill>
                        <a:blip r:embed="rId35"/>
                        <a:srcRect/>
                        <a:stretch>
                          <a:fillRect/>
                        </a:stretch>
                      </pic:blipFill>
                      <pic:spPr>
                        <a:xfrm>
                          <a:off x="0" y="0"/>
                          <a:ext cx="25400" cy="309880"/>
                        </a:xfrm>
                        <a:prstGeom prst="rect"/>
                        <a:ln/>
                      </pic:spPr>
                    </pic:pic>
                  </a:graphicData>
                </a:graphic>
              </wp:anchor>
            </w:drawing>
          </mc:Fallback>
        </mc:AlternateContent>
      </w:r>
    </w:p>
    <w:p w:rsidR="00000000" w:rsidDel="00000000" w:rsidP="00000000" w:rsidRDefault="00000000" w:rsidRPr="00000000" w14:paraId="0000009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tabs>
          <w:tab w:val="left" w:pos="6012"/>
        </w:tabs>
        <w:spacing w:after="0" w:before="11" w:line="240" w:lineRule="auto"/>
        <w:ind w:left="1362" w:right="0" w:hanging="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PaCO2 dự đoán = (0,7 x HCO3 + 20) ± 1,5     (A)</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tabs>
          <w:tab w:val="left" w:pos="6012"/>
        </w:tabs>
        <w:spacing w:after="0" w:before="11" w:line="240" w:lineRule="auto"/>
        <w:ind w:left="1362" w:right="0" w:hanging="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2616200</wp:posOffset>
                </wp:positionH>
                <wp:positionV relativeFrom="paragraph">
                  <wp:posOffset>63500</wp:posOffset>
                </wp:positionV>
                <wp:extent cx="1360805" cy="272415"/>
                <wp:effectExtent b="0" l="0" r="0" t="0"/>
                <wp:wrapNone/>
                <wp:docPr id="33" name=""/>
                <a:graphic>
                  <a:graphicData uri="http://schemas.microsoft.com/office/word/2010/wordprocessingShape">
                    <wps:wsp>
                      <wps:cNvCnPr/>
                      <wps:spPr>
                        <a:xfrm>
                          <a:off x="4670360" y="3648555"/>
                          <a:ext cx="1351280" cy="2628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2616200</wp:posOffset>
                </wp:positionH>
                <wp:positionV relativeFrom="paragraph">
                  <wp:posOffset>63500</wp:posOffset>
                </wp:positionV>
                <wp:extent cx="1360805" cy="272415"/>
                <wp:effectExtent b="0" l="0" r="0" t="0"/>
                <wp:wrapNone/>
                <wp:docPr id="33" name="image36.png"/>
                <a:graphic>
                  <a:graphicData uri="http://schemas.openxmlformats.org/drawingml/2006/picture">
                    <pic:pic>
                      <pic:nvPicPr>
                        <pic:cNvPr id="0" name="image36.png"/>
                        <pic:cNvPicPr preferRelativeResize="0"/>
                      </pic:nvPicPr>
                      <pic:blipFill>
                        <a:blip r:embed="rId36"/>
                        <a:srcRect/>
                        <a:stretch>
                          <a:fillRect/>
                        </a:stretch>
                      </pic:blipFill>
                      <pic:spPr>
                        <a:xfrm>
                          <a:off x="0" y="0"/>
                          <a:ext cx="1360805"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63500</wp:posOffset>
                </wp:positionV>
                <wp:extent cx="25400" cy="326390"/>
                <wp:effectExtent b="0" l="0" r="0" t="0"/>
                <wp:wrapNone/>
                <wp:docPr id="38" name=""/>
                <a:graphic>
                  <a:graphicData uri="http://schemas.microsoft.com/office/word/2010/wordprocessingShape">
                    <wps:wsp>
                      <wps:cNvCnPr/>
                      <wps:spPr>
                        <a:xfrm>
                          <a:off x="5346000" y="3616805"/>
                          <a:ext cx="0" cy="3263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63500</wp:posOffset>
                </wp:positionV>
                <wp:extent cx="25400" cy="326390"/>
                <wp:effectExtent b="0" l="0" r="0" t="0"/>
                <wp:wrapNone/>
                <wp:docPr id="38" name="image41.png"/>
                <a:graphic>
                  <a:graphicData uri="http://schemas.openxmlformats.org/drawingml/2006/picture">
                    <pic:pic>
                      <pic:nvPicPr>
                        <pic:cNvPr id="0" name="image41.png"/>
                        <pic:cNvPicPr preferRelativeResize="0"/>
                      </pic:nvPicPr>
                      <pic:blipFill>
                        <a:blip r:embed="rId37"/>
                        <a:srcRect/>
                        <a:stretch>
                          <a:fillRect/>
                        </a:stretch>
                      </pic:blipFill>
                      <pic:spPr>
                        <a:xfrm>
                          <a:off x="0" y="0"/>
                          <a:ext cx="25400" cy="3263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1092200</wp:posOffset>
                </wp:positionH>
                <wp:positionV relativeFrom="paragraph">
                  <wp:posOffset>63500</wp:posOffset>
                </wp:positionV>
                <wp:extent cx="1536700" cy="335915"/>
                <wp:effectExtent b="0" l="0" r="0" t="0"/>
                <wp:wrapNone/>
                <wp:docPr id="39" name=""/>
                <a:graphic>
                  <a:graphicData uri="http://schemas.microsoft.com/office/word/2010/wordprocessingShape">
                    <wps:wsp>
                      <wps:cNvCnPr/>
                      <wps:spPr>
                        <a:xfrm flipH="1">
                          <a:off x="4582413" y="3616805"/>
                          <a:ext cx="1527175" cy="3263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63500</wp:posOffset>
                </wp:positionV>
                <wp:extent cx="1536700" cy="335915"/>
                <wp:effectExtent b="0" l="0" r="0" t="0"/>
                <wp:wrapNone/>
                <wp:docPr id="39" name="image42.png"/>
                <a:graphic>
                  <a:graphicData uri="http://schemas.openxmlformats.org/drawingml/2006/picture">
                    <pic:pic>
                      <pic:nvPicPr>
                        <pic:cNvPr id="0" name="image42.png"/>
                        <pic:cNvPicPr preferRelativeResize="0"/>
                      </pic:nvPicPr>
                      <pic:blipFill>
                        <a:blip r:embed="rId38"/>
                        <a:srcRect/>
                        <a:stretch>
                          <a:fillRect/>
                        </a:stretch>
                      </pic:blipFill>
                      <pic:spPr>
                        <a:xfrm>
                          <a:off x="0" y="0"/>
                          <a:ext cx="1536700" cy="335915"/>
                        </a:xfrm>
                        <a:prstGeom prst="rect"/>
                        <a:ln/>
                      </pic:spPr>
                    </pic:pic>
                  </a:graphicData>
                </a:graphic>
              </wp:anchor>
            </w:drawing>
          </mc:Fallback>
        </mc:AlternateContent>
      </w:r>
    </w:p>
    <w:p w:rsidR="00000000" w:rsidDel="00000000" w:rsidP="00000000" w:rsidRDefault="00000000" w:rsidRPr="00000000" w14:paraId="0000009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vertAlign w:val="baseline"/>
          <w:rtl w:val="0"/>
        </w:rPr>
        <w:t xml:space="preserve">PaCO2 thực &lt; A</w:t>
        <w:tab/>
        <w:tab/>
        <w:t xml:space="preserve">PaCO2 thực = A</w:t>
        <w:tab/>
        <w:tab/>
        <w:t xml:space="preserve">PaCO2 thực &gt; 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241300</wp:posOffset>
                </wp:positionV>
                <wp:extent cx="25400" cy="326390"/>
                <wp:effectExtent b="0" l="0" r="0" t="0"/>
                <wp:wrapNone/>
                <wp:docPr id="40" name=""/>
                <a:graphic>
                  <a:graphicData uri="http://schemas.microsoft.com/office/word/2010/wordprocessingShape">
                    <wps:wsp>
                      <wps:cNvCnPr/>
                      <wps:spPr>
                        <a:xfrm>
                          <a:off x="5346000" y="3616805"/>
                          <a:ext cx="0" cy="3263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241300</wp:posOffset>
                </wp:positionV>
                <wp:extent cx="25400" cy="326390"/>
                <wp:effectExtent b="0" l="0" r="0" t="0"/>
                <wp:wrapNone/>
                <wp:docPr id="40" name="image43.png"/>
                <a:graphic>
                  <a:graphicData uri="http://schemas.openxmlformats.org/drawingml/2006/picture">
                    <pic:pic>
                      <pic:nvPicPr>
                        <pic:cNvPr id="0" name="image43.png"/>
                        <pic:cNvPicPr preferRelativeResize="0"/>
                      </pic:nvPicPr>
                      <pic:blipFill>
                        <a:blip r:embed="rId39"/>
                        <a:srcRect/>
                        <a:stretch>
                          <a:fillRect/>
                        </a:stretch>
                      </pic:blipFill>
                      <pic:spPr>
                        <a:xfrm>
                          <a:off x="0" y="0"/>
                          <a:ext cx="25400" cy="3263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4305300</wp:posOffset>
                </wp:positionH>
                <wp:positionV relativeFrom="paragraph">
                  <wp:posOffset>241300</wp:posOffset>
                </wp:positionV>
                <wp:extent cx="25400" cy="326390"/>
                <wp:effectExtent b="0" l="0" r="0" t="0"/>
                <wp:wrapNone/>
                <wp:docPr id="34" name=""/>
                <a:graphic>
                  <a:graphicData uri="http://schemas.microsoft.com/office/word/2010/wordprocessingShape">
                    <wps:wsp>
                      <wps:cNvCnPr/>
                      <wps:spPr>
                        <a:xfrm>
                          <a:off x="5346000" y="3616805"/>
                          <a:ext cx="0" cy="3263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4305300</wp:posOffset>
                </wp:positionH>
                <wp:positionV relativeFrom="paragraph">
                  <wp:posOffset>241300</wp:posOffset>
                </wp:positionV>
                <wp:extent cx="25400" cy="326390"/>
                <wp:effectExtent b="0" l="0" r="0" t="0"/>
                <wp:wrapNone/>
                <wp:docPr id="34" name="image37.png"/>
                <a:graphic>
                  <a:graphicData uri="http://schemas.openxmlformats.org/drawingml/2006/picture">
                    <pic:pic>
                      <pic:nvPicPr>
                        <pic:cNvPr id="0" name="image37.png"/>
                        <pic:cNvPicPr preferRelativeResize="0"/>
                      </pic:nvPicPr>
                      <pic:blipFill>
                        <a:blip r:embed="rId40"/>
                        <a:srcRect/>
                        <a:stretch>
                          <a:fillRect/>
                        </a:stretch>
                      </pic:blipFill>
                      <pic:spPr>
                        <a:xfrm>
                          <a:off x="0" y="0"/>
                          <a:ext cx="25400" cy="3263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241300</wp:posOffset>
                </wp:positionV>
                <wp:extent cx="25400" cy="326390"/>
                <wp:effectExtent b="0" l="0" r="0" t="0"/>
                <wp:wrapNone/>
                <wp:docPr id="35" name=""/>
                <a:graphic>
                  <a:graphicData uri="http://schemas.microsoft.com/office/word/2010/wordprocessingShape">
                    <wps:wsp>
                      <wps:cNvCnPr/>
                      <wps:spPr>
                        <a:xfrm>
                          <a:off x="5346000" y="3616805"/>
                          <a:ext cx="0" cy="32639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241300</wp:posOffset>
                </wp:positionV>
                <wp:extent cx="25400" cy="326390"/>
                <wp:effectExtent b="0" l="0" r="0" t="0"/>
                <wp:wrapNone/>
                <wp:docPr id="35" name="image38.png"/>
                <a:graphic>
                  <a:graphicData uri="http://schemas.openxmlformats.org/drawingml/2006/picture">
                    <pic:pic>
                      <pic:nvPicPr>
                        <pic:cNvPr id="0" name="image38.png"/>
                        <pic:cNvPicPr preferRelativeResize="0"/>
                      </pic:nvPicPr>
                      <pic:blipFill>
                        <a:blip r:embed="rId41"/>
                        <a:srcRect/>
                        <a:stretch>
                          <a:fillRect/>
                        </a:stretch>
                      </pic:blipFill>
                      <pic:spPr>
                        <a:xfrm>
                          <a:off x="0" y="0"/>
                          <a:ext cx="25400" cy="326390"/>
                        </a:xfrm>
                        <a:prstGeom prst="rect"/>
                        <a:ln/>
                      </pic:spPr>
                    </pic:pic>
                  </a:graphicData>
                </a:graphic>
              </wp:anchor>
            </w:drawing>
          </mc:Fallback>
        </mc:AlternateContent>
      </w:r>
    </w:p>
    <w:p w:rsidR="00000000" w:rsidDel="00000000" w:rsidP="00000000" w:rsidRDefault="00000000" w:rsidRPr="00000000" w14:paraId="0000009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rtl w:val="0"/>
        </w:rPr>
      </w:r>
    </w:p>
    <w:p w:rsidR="00000000" w:rsidDel="00000000" w:rsidP="00000000" w:rsidRDefault="00000000" w:rsidRPr="00000000" w14:paraId="0000009E">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rtl w:val="0"/>
        </w:rPr>
        <w:t xml:space="preserve">kiềm </w:t>
      </w:r>
      <w:r w:rsidDel="00000000" w:rsidR="00000000" w:rsidRPr="00000000">
        <w:rPr>
          <w:vertAlign w:val="baseline"/>
          <w:rtl w:val="0"/>
        </w:rPr>
        <w:t xml:space="preserve"> hô hấp kèm </w:t>
        <w:tab/>
        <w:tab/>
      </w:r>
      <w:r w:rsidDel="00000000" w:rsidR="00000000" w:rsidRPr="00000000">
        <w:rPr>
          <w:rtl w:val="0"/>
        </w:rPr>
        <w:t xml:space="preserve">kiềm </w:t>
      </w:r>
      <w:r w:rsidDel="00000000" w:rsidR="00000000" w:rsidRPr="00000000">
        <w:rPr>
          <w:vertAlign w:val="baseline"/>
          <w:rtl w:val="0"/>
        </w:rPr>
        <w:t xml:space="preserve">chuyển hóa</w:t>
        <w:tab/>
        <w:t xml:space="preserve">     </w:t>
      </w:r>
      <w:r w:rsidDel="00000000" w:rsidR="00000000" w:rsidRPr="00000000">
        <w:rPr>
          <w:rtl w:val="0"/>
        </w:rPr>
        <w:t xml:space="preserve">toan </w:t>
      </w:r>
      <w:r w:rsidDel="00000000" w:rsidR="00000000" w:rsidRPr="00000000">
        <w:rPr>
          <w:vertAlign w:val="baseline"/>
          <w:rtl w:val="0"/>
        </w:rPr>
        <w:t xml:space="preserve"> hô hấp kèm</w:t>
      </w:r>
    </w:p>
    <w:p w:rsidR="00000000" w:rsidDel="00000000" w:rsidP="00000000" w:rsidRDefault="00000000" w:rsidRPr="00000000" w14:paraId="0000009F">
      <w:pPr>
        <w:spacing w:after="0" w:before="79" w:lineRule="auto"/>
        <w:rPr>
          <w:b w:val="0"/>
          <w:vertAlign w:val="baseline"/>
        </w:rPr>
      </w:pPr>
      <w:r w:rsidDel="00000000" w:rsidR="00000000" w:rsidRPr="00000000">
        <w:rPr>
          <w:b w:val="1"/>
          <w:u w:val="single"/>
          <w:vertAlign w:val="baseline"/>
          <w:rtl w:val="0"/>
        </w:rPr>
        <w:t xml:space="preserve">Bước 5</w:t>
      </w:r>
      <w:r w:rsidDel="00000000" w:rsidR="00000000" w:rsidRPr="00000000">
        <w:rPr>
          <w:b w:val="1"/>
          <w:vertAlign w:val="baseline"/>
          <w:rtl w:val="0"/>
        </w:rPr>
        <w:t xml:space="preserve">: Toan chuyển hóa có tăng Anion gap không ?</w:t>
      </w:r>
      <w:r w:rsidDel="00000000" w:rsidR="00000000" w:rsidRPr="00000000">
        <w:rPr>
          <w:rtl w:val="0"/>
        </w:rPr>
      </w:r>
    </w:p>
    <w:p w:rsidR="00000000" w:rsidDel="00000000" w:rsidP="00000000" w:rsidRDefault="00000000" w:rsidRPr="00000000" w14:paraId="000000A0">
      <w:pPr>
        <w:tabs>
          <w:tab w:val="left" w:pos="5226"/>
        </w:tabs>
        <w:spacing w:before="299" w:lineRule="auto"/>
        <w:rPr>
          <w:vertAlign w:val="baseline"/>
        </w:rPr>
      </w:pPr>
      <w:r w:rsidDel="00000000" w:rsidR="00000000" w:rsidRPr="00000000">
        <w:rPr>
          <w:b w:val="1"/>
          <w:vertAlign w:val="baseline"/>
          <w:rtl w:val="0"/>
        </w:rPr>
        <w:t xml:space="preserve">Anion gap </w:t>
      </w:r>
      <w:r w:rsidDel="00000000" w:rsidR="00000000" w:rsidRPr="00000000">
        <w:rPr>
          <w:vertAlign w:val="baseline"/>
          <w:rtl w:val="0"/>
        </w:rPr>
        <w:t xml:space="preserve">= Na+- </w:t>
      </w:r>
      <w:r w:rsidDel="00000000" w:rsidR="00000000" w:rsidRPr="00000000">
        <w:rPr>
          <w:vertAlign w:val="superscript"/>
          <w:rtl w:val="0"/>
        </w:rPr>
        <w:t xml:space="preserve">HCO3-</w:t>
      </w:r>
      <w:r w:rsidDel="00000000" w:rsidR="00000000" w:rsidRPr="00000000">
        <w:rPr>
          <w:vertAlign w:val="baseline"/>
          <w:rtl w:val="0"/>
        </w:rPr>
        <w:t xml:space="preserve"> - Cl- và giá trị bình thường = 12  2 mEq/L</w:t>
      </w:r>
    </w:p>
    <w:p w:rsidR="00000000" w:rsidDel="00000000" w:rsidP="00000000" w:rsidRDefault="00000000" w:rsidRPr="00000000" w14:paraId="000000A1">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ind w:firstLine="720"/>
        <w:rPr>
          <w:vertAlign w:val="baseline"/>
        </w:rPr>
      </w:pPr>
      <w:r w:rsidDel="00000000" w:rsidR="00000000" w:rsidRPr="00000000">
        <w:rPr>
          <w:vertAlign w:val="baseline"/>
        </w:rPr>
        <w:drawing>
          <wp:inline distB="0" distT="0" distL="114300" distR="114300">
            <wp:extent cx="3810635" cy="3714115"/>
            <wp:effectExtent b="0" l="0" r="0" t="0"/>
            <wp:docPr descr="Káº¿t quáº£ hÃ¬nh áº£nh cho anion gap" id="42" name="image18.png"/>
            <a:graphic>
              <a:graphicData uri="http://schemas.openxmlformats.org/drawingml/2006/picture">
                <pic:pic>
                  <pic:nvPicPr>
                    <pic:cNvPr descr="Káº¿t quáº£ hÃ¬nh áº£nh cho anion gap" id="0" name="image18.png"/>
                    <pic:cNvPicPr preferRelativeResize="0"/>
                  </pic:nvPicPr>
                  <pic:blipFill>
                    <a:blip r:embed="rId42"/>
                    <a:srcRect b="0" l="0" r="0" t="0"/>
                    <a:stretch>
                      <a:fillRect/>
                    </a:stretch>
                  </pic:blipFill>
                  <pic:spPr>
                    <a:xfrm>
                      <a:off x="0" y="0"/>
                      <a:ext cx="3810635" cy="3714115"/>
                    </a:xfrm>
                    <a:prstGeom prst="rect"/>
                    <a:ln/>
                  </pic:spPr>
                </pic:pic>
              </a:graphicData>
            </a:graphic>
          </wp:inline>
        </w:drawing>
      </w:r>
      <w:r w:rsidDel="00000000" w:rsidR="00000000" w:rsidRPr="00000000">
        <w:rPr>
          <w:rtl w:val="0"/>
        </w:rPr>
      </w:r>
    </w:p>
    <w:tbl>
      <w:tblPr>
        <w:tblStyle w:val="Table5"/>
        <w:tblW w:w="900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2"/>
        <w:gridCol w:w="4502"/>
        <w:tblGridChange w:id="0">
          <w:tblGrid>
            <w:gridCol w:w="4502"/>
            <w:gridCol w:w="4502"/>
          </w:tblGrid>
        </w:tblGridChange>
      </w:tblGrid>
      <w:tr>
        <w:tc>
          <w:tcPr>
            <w:vAlign w:val="top"/>
          </w:tcPr>
          <w:p w:rsidR="00000000" w:rsidDel="00000000" w:rsidP="00000000" w:rsidRDefault="00000000" w:rsidRPr="00000000" w14:paraId="000000A2">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rPr>
                <w:vertAlign w:val="baseline"/>
              </w:rPr>
            </w:pPr>
            <w:r w:rsidDel="00000000" w:rsidR="00000000" w:rsidRPr="00000000">
              <w:rPr>
                <w:vertAlign w:val="baseline"/>
                <w:rtl w:val="0"/>
              </w:rPr>
              <w:t xml:space="preserve">                AG bình thường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1155700</wp:posOffset>
                      </wp:positionH>
                      <wp:positionV relativeFrom="paragraph">
                        <wp:posOffset>292100</wp:posOffset>
                      </wp:positionV>
                      <wp:extent cx="25400" cy="189865"/>
                      <wp:effectExtent b="0" l="0" r="0" t="0"/>
                      <wp:wrapNone/>
                      <wp:docPr id="36" name=""/>
                      <a:graphic>
                        <a:graphicData uri="http://schemas.microsoft.com/office/word/2010/wordprocessingShape">
                          <wps:wsp>
                            <wps:cNvCnPr/>
                            <wps:spPr>
                              <a:xfrm>
                                <a:off x="5346000" y="3685068"/>
                                <a:ext cx="0" cy="189865"/>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1155700</wp:posOffset>
                      </wp:positionH>
                      <wp:positionV relativeFrom="paragraph">
                        <wp:posOffset>292100</wp:posOffset>
                      </wp:positionV>
                      <wp:extent cx="25400" cy="189865"/>
                      <wp:effectExtent b="0" l="0" r="0" t="0"/>
                      <wp:wrapNone/>
                      <wp:docPr id="36" name="image39.png"/>
                      <a:graphic>
                        <a:graphicData uri="http://schemas.openxmlformats.org/drawingml/2006/picture">
                          <pic:pic>
                            <pic:nvPicPr>
                              <pic:cNvPr id="0" name="image39.png"/>
                              <pic:cNvPicPr preferRelativeResize="0"/>
                            </pic:nvPicPr>
                            <pic:blipFill>
                              <a:blip r:embed="rId43"/>
                              <a:srcRect/>
                              <a:stretch>
                                <a:fillRect/>
                              </a:stretch>
                            </pic:blipFill>
                            <pic:spPr>
                              <a:xfrm>
                                <a:off x="0" y="0"/>
                                <a:ext cx="25400" cy="189865"/>
                              </a:xfrm>
                              <a:prstGeom prst="rect"/>
                              <a:ln/>
                            </pic:spPr>
                          </pic:pic>
                        </a:graphicData>
                      </a:graphic>
                    </wp:anchor>
                  </w:drawing>
                </mc:Fallback>
              </mc:AlternateContent>
            </w:r>
          </w:p>
          <w:p w:rsidR="00000000" w:rsidDel="00000000" w:rsidP="00000000" w:rsidRDefault="00000000" w:rsidRPr="00000000" w14:paraId="000000A3">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rPr>
                <w:vertAlign w:val="baseline"/>
              </w:rPr>
            </w:pPr>
            <w:r w:rsidDel="00000000" w:rsidR="00000000" w:rsidRPr="00000000">
              <w:rPr>
                <w:rtl w:val="0"/>
              </w:rPr>
            </w:r>
          </w:p>
          <w:p w:rsidR="00000000" w:rsidDel="00000000" w:rsidP="00000000" w:rsidRDefault="00000000" w:rsidRPr="00000000" w14:paraId="000000A4">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rPr>
                <w:highlight w:val="white"/>
                <w:vertAlign w:val="baseline"/>
              </w:rPr>
            </w:pPr>
            <w:r w:rsidDel="00000000" w:rsidR="00000000" w:rsidRPr="00000000">
              <w:rPr>
                <w:vertAlign w:val="baseline"/>
                <w:rtl w:val="0"/>
              </w:rPr>
              <w:t xml:space="preserve">Urine anion gap = </w:t>
            </w:r>
            <w:r w:rsidDel="00000000" w:rsidR="00000000" w:rsidRPr="00000000">
              <w:rPr>
                <w:highlight w:val="white"/>
                <w:vertAlign w:val="baseline"/>
                <w:rtl w:val="0"/>
              </w:rPr>
              <w:t xml:space="preserve">Na</w:t>
            </w:r>
            <w:r w:rsidDel="00000000" w:rsidR="00000000" w:rsidRPr="00000000">
              <w:rPr>
                <w:highlight w:val="white"/>
                <w:vertAlign w:val="superscript"/>
                <w:rtl w:val="0"/>
              </w:rPr>
              <w:t xml:space="preserve">+</w:t>
            </w:r>
            <w:r w:rsidDel="00000000" w:rsidR="00000000" w:rsidRPr="00000000">
              <w:rPr>
                <w:highlight w:val="white"/>
                <w:vertAlign w:val="baseline"/>
                <w:rtl w:val="0"/>
              </w:rPr>
              <w:t xml:space="preserve"> + K</w:t>
            </w:r>
            <w:r w:rsidDel="00000000" w:rsidR="00000000" w:rsidRPr="00000000">
              <w:rPr>
                <w:highlight w:val="white"/>
                <w:vertAlign w:val="superscript"/>
                <w:rtl w:val="0"/>
              </w:rPr>
              <w:t xml:space="preserve">+</w:t>
            </w:r>
            <w:r w:rsidDel="00000000" w:rsidR="00000000" w:rsidRPr="00000000">
              <w:rPr>
                <w:rFonts w:ascii="Gungsuh" w:cs="Gungsuh" w:eastAsia="Gungsuh" w:hAnsi="Gungsuh"/>
                <w:highlight w:val="white"/>
                <w:vertAlign w:val="baseline"/>
                <w:rtl w:val="0"/>
              </w:rPr>
              <w:t xml:space="preserve"> − Cl </w:t>
            </w:r>
          </w:p>
          <w:p w:rsidR="00000000" w:rsidDel="00000000" w:rsidP="00000000" w:rsidRDefault="00000000" w:rsidRPr="00000000" w14:paraId="000000A5">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rPr>
                <w:highlight w:val="white"/>
                <w:vertAlign w:val="baseline"/>
              </w:rPr>
            </w:pPr>
            <w:r w:rsidDel="00000000" w:rsidR="00000000" w:rsidRPr="00000000">
              <w:rPr>
                <w:rtl w:val="0"/>
              </w:rPr>
            </w:r>
          </w:p>
          <w:p w:rsidR="00000000" w:rsidDel="00000000" w:rsidP="00000000" w:rsidRDefault="00000000" w:rsidRPr="00000000" w14:paraId="000000A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rPr>
                <w:vertAlign w:val="baseline"/>
              </w:rPr>
            </w:pPr>
            <w:r w:rsidDel="00000000" w:rsidR="00000000" w:rsidRPr="00000000">
              <w:rPr>
                <w:highlight w:val="white"/>
                <w:vertAlign w:val="baseline"/>
                <w:rtl w:val="0"/>
              </w:rPr>
              <w:t xml:space="preserve">&gt;-10 mEq/l                           &lt;-10mEq/l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1346200</wp:posOffset>
                      </wp:positionH>
                      <wp:positionV relativeFrom="paragraph">
                        <wp:posOffset>241300</wp:posOffset>
                      </wp:positionV>
                      <wp:extent cx="725170" cy="147955"/>
                      <wp:effectExtent b="0" l="0" r="0" t="0"/>
                      <wp:wrapNone/>
                      <wp:docPr id="37" name=""/>
                      <a:graphic>
                        <a:graphicData uri="http://schemas.microsoft.com/office/word/2010/wordprocessingShape">
                          <wps:wsp>
                            <wps:cNvCnPr/>
                            <wps:spPr>
                              <a:xfrm>
                                <a:off x="4988178" y="3710785"/>
                                <a:ext cx="715645" cy="13843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1346200</wp:posOffset>
                      </wp:positionH>
                      <wp:positionV relativeFrom="paragraph">
                        <wp:posOffset>241300</wp:posOffset>
                      </wp:positionV>
                      <wp:extent cx="725170" cy="147955"/>
                      <wp:effectExtent b="0" l="0" r="0" t="0"/>
                      <wp:wrapNone/>
                      <wp:docPr id="37" name="image40.png"/>
                      <a:graphic>
                        <a:graphicData uri="http://schemas.openxmlformats.org/drawingml/2006/picture">
                          <pic:pic>
                            <pic:nvPicPr>
                              <pic:cNvPr id="0" name="image40.png"/>
                              <pic:cNvPicPr preferRelativeResize="0"/>
                            </pic:nvPicPr>
                            <pic:blipFill>
                              <a:blip r:embed="rId44"/>
                              <a:srcRect/>
                              <a:stretch>
                                <a:fillRect/>
                              </a:stretch>
                            </pic:blipFill>
                            <pic:spPr>
                              <a:xfrm>
                                <a:off x="0" y="0"/>
                                <a:ext cx="725170" cy="147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241300</wp:posOffset>
                      </wp:positionV>
                      <wp:extent cx="760095" cy="199390"/>
                      <wp:effectExtent b="0" l="0" r="0" t="0"/>
                      <wp:wrapNone/>
                      <wp:docPr id="27" name=""/>
                      <a:graphic>
                        <a:graphicData uri="http://schemas.microsoft.com/office/word/2010/wordprocessingShape">
                          <wps:wsp>
                            <wps:cNvCnPr/>
                            <wps:spPr>
                              <a:xfrm flipH="1">
                                <a:off x="4970715" y="3685068"/>
                                <a:ext cx="750570" cy="189865"/>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241300</wp:posOffset>
                      </wp:positionV>
                      <wp:extent cx="760095" cy="199390"/>
                      <wp:effectExtent b="0" l="0" r="0" t="0"/>
                      <wp:wrapNone/>
                      <wp:docPr id="27" name="image30.png"/>
                      <a:graphic>
                        <a:graphicData uri="http://schemas.openxmlformats.org/drawingml/2006/picture">
                          <pic:pic>
                            <pic:nvPicPr>
                              <pic:cNvPr id="0" name="image30.png"/>
                              <pic:cNvPicPr preferRelativeResize="0"/>
                            </pic:nvPicPr>
                            <pic:blipFill>
                              <a:blip r:embed="rId45"/>
                              <a:srcRect/>
                              <a:stretch>
                                <a:fillRect/>
                              </a:stretch>
                            </pic:blipFill>
                            <pic:spPr>
                              <a:xfrm>
                                <a:off x="0" y="0"/>
                                <a:ext cx="760095" cy="199390"/>
                              </a:xfrm>
                              <a:prstGeom prst="rect"/>
                              <a:ln/>
                            </pic:spPr>
                          </pic:pic>
                        </a:graphicData>
                      </a:graphic>
                    </wp:anchor>
                  </w:drawing>
                </mc:Fallback>
              </mc:AlternateContent>
            </w:r>
          </w:p>
          <w:p w:rsidR="00000000" w:rsidDel="00000000" w:rsidP="00000000" w:rsidRDefault="00000000" w:rsidRPr="00000000" w14:paraId="000000A7">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rPr>
                <w:vertAlign w:val="baseline"/>
              </w:rPr>
            </w:pPr>
            <w:r w:rsidDel="00000000" w:rsidR="00000000" w:rsidRPr="00000000">
              <w:rPr>
                <w:rtl w:val="0"/>
              </w:rPr>
            </w:r>
          </w:p>
          <w:p w:rsidR="00000000" w:rsidDel="00000000" w:rsidP="00000000" w:rsidRDefault="00000000" w:rsidRPr="00000000" w14:paraId="000000A8">
            <w:pPr>
              <w:tabs>
                <w:tab w:val="left" w:pos="720"/>
                <w:tab w:val="left" w:pos="1440"/>
              </w:tabs>
              <w:spacing w:before="80" w:lineRule="auto"/>
              <w:rPr>
                <w:vertAlign w:val="baseline"/>
              </w:rPr>
            </w:pPr>
            <w:r w:rsidDel="00000000" w:rsidR="00000000" w:rsidRPr="00000000">
              <w:rPr>
                <w:vertAlign w:val="baseline"/>
                <w:rtl w:val="0"/>
              </w:rPr>
              <w:t xml:space="preserve">Mất </w:t>
            </w:r>
            <w:r w:rsidDel="00000000" w:rsidR="00000000" w:rsidRPr="00000000">
              <w:rPr>
                <w:vertAlign w:val="superscript"/>
                <w:rtl w:val="0"/>
              </w:rPr>
              <w:t xml:space="preserve">HCO3-</w:t>
            </w:r>
            <w:r w:rsidDel="00000000" w:rsidR="00000000" w:rsidRPr="00000000">
              <w:rPr>
                <w:vertAlign w:val="baseline"/>
                <w:rtl w:val="0"/>
              </w:rPr>
              <w:t xml:space="preserve">           </w:t>
              <w:tab/>
              <w:tab/>
              <w:t xml:space="preserve">Mất </w:t>
            </w:r>
            <w:r w:rsidDel="00000000" w:rsidR="00000000" w:rsidRPr="00000000">
              <w:rPr>
                <w:vertAlign w:val="superscript"/>
                <w:rtl w:val="0"/>
              </w:rPr>
              <w:t xml:space="preserve">HCO3-</w:t>
            </w:r>
            <w:r w:rsidDel="00000000" w:rsidR="00000000" w:rsidRPr="00000000">
              <w:rPr>
                <w:vertAlign w:val="baseline"/>
                <w:rtl w:val="0"/>
              </w:rPr>
              <w:t xml:space="preserve"> </w:t>
            </w:r>
          </w:p>
          <w:p w:rsidR="00000000" w:rsidDel="00000000" w:rsidP="00000000" w:rsidRDefault="00000000" w:rsidRPr="00000000" w14:paraId="000000A9">
            <w:pPr>
              <w:tabs>
                <w:tab w:val="left" w:pos="720"/>
                <w:tab w:val="left" w:pos="2798"/>
              </w:tabs>
              <w:spacing w:before="80" w:lineRule="auto"/>
              <w:rPr>
                <w:vertAlign w:val="baseline"/>
              </w:rPr>
            </w:pPr>
            <w:r w:rsidDel="00000000" w:rsidR="00000000" w:rsidRPr="00000000">
              <w:rPr>
                <w:vertAlign w:val="baseline"/>
                <w:rtl w:val="0"/>
              </w:rPr>
              <w:t xml:space="preserve">qua thận                   qua đường tiêu hóa</w:t>
            </w:r>
          </w:p>
          <w:p w:rsidR="00000000" w:rsidDel="00000000" w:rsidP="00000000" w:rsidRDefault="00000000" w:rsidRPr="00000000" w14:paraId="000000AA">
            <w:pPr>
              <w:tabs>
                <w:tab w:val="left" w:pos="720"/>
                <w:tab w:val="left" w:pos="2798"/>
              </w:tabs>
              <w:spacing w:before="80" w:lineRule="auto"/>
              <w:jc w:val="center"/>
              <w:rPr>
                <w:vertAlign w:val="baseline"/>
              </w:rPr>
            </w:pPr>
            <w:r w:rsidDel="00000000" w:rsidR="00000000" w:rsidRPr="00000000">
              <w:rPr>
                <w:vertAlign w:val="baseline"/>
                <w:rtl w:val="0"/>
              </w:rPr>
              <w:t xml:space="preserve">                                      (tiêu chảy…)</w:t>
            </w:r>
          </w:p>
        </w:tc>
        <w:tc>
          <w:tcPr>
            <w:vAlign w:val="top"/>
          </w:tcPr>
          <w:p w:rsidR="00000000" w:rsidDel="00000000" w:rsidP="00000000" w:rsidRDefault="00000000" w:rsidRPr="00000000" w14:paraId="000000AB">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rPr>
                <w:vertAlign w:val="baseline"/>
              </w:rPr>
            </w:pPr>
            <w:r w:rsidDel="00000000" w:rsidR="00000000" w:rsidRPr="00000000">
              <w:rPr>
                <w:vertAlign w:val="baseline"/>
                <w:rtl w:val="0"/>
              </w:rPr>
              <w:t xml:space="preserve">                       AG tăng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1384300</wp:posOffset>
                      </wp:positionH>
                      <wp:positionV relativeFrom="paragraph">
                        <wp:posOffset>292100</wp:posOffset>
                      </wp:positionV>
                      <wp:extent cx="725170" cy="147955"/>
                      <wp:effectExtent b="0" l="0" r="0" t="0"/>
                      <wp:wrapNone/>
                      <wp:docPr id="28" name=""/>
                      <a:graphic>
                        <a:graphicData uri="http://schemas.microsoft.com/office/word/2010/wordprocessingShape">
                          <wps:wsp>
                            <wps:cNvCnPr/>
                            <wps:spPr>
                              <a:xfrm>
                                <a:off x="4988178" y="3710785"/>
                                <a:ext cx="715645" cy="13843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1384300</wp:posOffset>
                      </wp:positionH>
                      <wp:positionV relativeFrom="paragraph">
                        <wp:posOffset>292100</wp:posOffset>
                      </wp:positionV>
                      <wp:extent cx="725170" cy="147955"/>
                      <wp:effectExtent b="0" l="0" r="0" t="0"/>
                      <wp:wrapNone/>
                      <wp:docPr id="28" name="image31.png"/>
                      <a:graphic>
                        <a:graphicData uri="http://schemas.openxmlformats.org/drawingml/2006/picture">
                          <pic:pic>
                            <pic:nvPicPr>
                              <pic:cNvPr id="0" name="image31.png"/>
                              <pic:cNvPicPr preferRelativeResize="0"/>
                            </pic:nvPicPr>
                            <pic:blipFill>
                              <a:blip r:embed="rId46"/>
                              <a:srcRect/>
                              <a:stretch>
                                <a:fillRect/>
                              </a:stretch>
                            </pic:blipFill>
                            <pic:spPr>
                              <a:xfrm>
                                <a:off x="0" y="0"/>
                                <a:ext cx="725170" cy="147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292100</wp:posOffset>
                      </wp:positionV>
                      <wp:extent cx="760095" cy="199390"/>
                      <wp:effectExtent b="0" l="0" r="0" t="0"/>
                      <wp:wrapNone/>
                      <wp:docPr id="29" name=""/>
                      <a:graphic>
                        <a:graphicData uri="http://schemas.microsoft.com/office/word/2010/wordprocessingShape">
                          <wps:wsp>
                            <wps:cNvCnPr/>
                            <wps:spPr>
                              <a:xfrm flipH="1">
                                <a:off x="4970715" y="3685068"/>
                                <a:ext cx="750570" cy="189865"/>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292100</wp:posOffset>
                      </wp:positionV>
                      <wp:extent cx="760095" cy="199390"/>
                      <wp:effectExtent b="0" l="0" r="0" t="0"/>
                      <wp:wrapNone/>
                      <wp:docPr id="29" name="image32.png"/>
                      <a:graphic>
                        <a:graphicData uri="http://schemas.openxmlformats.org/drawingml/2006/picture">
                          <pic:pic>
                            <pic:nvPicPr>
                              <pic:cNvPr id="0" name="image32.png"/>
                              <pic:cNvPicPr preferRelativeResize="0"/>
                            </pic:nvPicPr>
                            <pic:blipFill>
                              <a:blip r:embed="rId47"/>
                              <a:srcRect/>
                              <a:stretch>
                                <a:fillRect/>
                              </a:stretch>
                            </pic:blipFill>
                            <pic:spPr>
                              <a:xfrm>
                                <a:off x="0" y="0"/>
                                <a:ext cx="760095" cy="199390"/>
                              </a:xfrm>
                              <a:prstGeom prst="rect"/>
                              <a:ln/>
                            </pic:spPr>
                          </pic:pic>
                        </a:graphicData>
                      </a:graphic>
                    </wp:anchor>
                  </w:drawing>
                </mc:Fallback>
              </mc:AlternateContent>
            </w:r>
          </w:p>
          <w:p w:rsidR="00000000" w:rsidDel="00000000" w:rsidP="00000000" w:rsidRDefault="00000000" w:rsidRPr="00000000" w14:paraId="000000A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rPr>
                <w:vertAlign w:val="baseline"/>
              </w:rPr>
            </w:pPr>
            <w:r w:rsidDel="00000000" w:rsidR="00000000" w:rsidRPr="00000000">
              <w:rPr>
                <w:rtl w:val="0"/>
              </w:rPr>
            </w:r>
          </w:p>
          <w:p w:rsidR="00000000" w:rsidDel="00000000" w:rsidP="00000000" w:rsidRDefault="00000000" w:rsidRPr="00000000" w14:paraId="000000AD">
            <w:pPr>
              <w:tabs>
                <w:tab w:val="left" w:pos="720"/>
                <w:tab w:val="left" w:pos="1440"/>
              </w:tabs>
              <w:spacing w:before="80" w:lineRule="auto"/>
              <w:rPr>
                <w:vertAlign w:val="baseline"/>
              </w:rPr>
            </w:pPr>
            <w:r w:rsidDel="00000000" w:rsidR="00000000" w:rsidRPr="00000000">
              <w:rPr>
                <w:vertAlign w:val="baseline"/>
                <w:rtl w:val="0"/>
              </w:rPr>
              <w:t xml:space="preserve">Tăng sản phẩm acid</w:t>
              <w:tab/>
              <w:t xml:space="preserve">      Giảm thải acid</w:t>
            </w:r>
          </w:p>
          <w:p w:rsidR="00000000" w:rsidDel="00000000" w:rsidP="00000000" w:rsidRDefault="00000000" w:rsidRPr="00000000" w14:paraId="000000AE">
            <w:pPr>
              <w:tabs>
                <w:tab w:val="right" w:pos="3185"/>
              </w:tabs>
              <w:spacing w:before="5" w:line="240" w:lineRule="auto"/>
              <w:ind w:right="1101"/>
              <w:rPr>
                <w:vertAlign w:val="baseline"/>
              </w:rPr>
            </w:pPr>
            <w:r w:rsidDel="00000000" w:rsidR="00000000" w:rsidRPr="00000000">
              <w:rPr>
                <w:vertAlign w:val="baseline"/>
                <w:rtl w:val="0"/>
              </w:rPr>
              <w:t xml:space="preserve">(lactase, DKA,</w:t>
              <w:tab/>
              <w:t xml:space="preserve">                 (bệnh thận…) </w:t>
            </w:r>
          </w:p>
          <w:p w:rsidR="00000000" w:rsidDel="00000000" w:rsidP="00000000" w:rsidRDefault="00000000" w:rsidRPr="00000000" w14:paraId="000000AF">
            <w:pPr>
              <w:spacing w:before="5" w:line="240" w:lineRule="auto"/>
              <w:ind w:right="1101"/>
              <w:rPr>
                <w:vertAlign w:val="baseline"/>
              </w:rPr>
            </w:pPr>
            <w:r w:rsidDel="00000000" w:rsidR="00000000" w:rsidRPr="00000000">
              <w:rPr>
                <w:vertAlign w:val="baseline"/>
                <w:rtl w:val="0"/>
              </w:rPr>
              <w:t xml:space="preserve">Ketosis, toxins, </w:t>
            </w:r>
          </w:p>
          <w:p w:rsidR="00000000" w:rsidDel="00000000" w:rsidP="00000000" w:rsidRDefault="00000000" w:rsidRPr="00000000" w14:paraId="000000B0">
            <w:pPr>
              <w:spacing w:before="5" w:line="240" w:lineRule="auto"/>
              <w:ind w:right="1101"/>
              <w:rPr>
                <w:vertAlign w:val="baseline"/>
              </w:rPr>
            </w:pPr>
            <w:r w:rsidDel="00000000" w:rsidR="00000000" w:rsidRPr="00000000">
              <w:rPr>
                <w:vertAlign w:val="baseline"/>
                <w:rtl w:val="0"/>
              </w:rPr>
              <w:t xml:space="preserve">alcohols, salicylates…)</w:t>
            </w:r>
          </w:p>
        </w:tc>
      </w:tr>
    </w:tbl>
    <w:p w:rsidR="00000000" w:rsidDel="00000000" w:rsidP="00000000" w:rsidRDefault="00000000" w:rsidRPr="00000000" w14:paraId="000000B1">
      <w:pPr>
        <w:pStyle w:val="Heading1"/>
        <w:spacing w:line="376" w:lineRule="auto"/>
        <w:ind w:right="713"/>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sz w:val="26"/>
          <w:szCs w:val="26"/>
          <w:u w:val="single"/>
          <w:vertAlign w:val="baseline"/>
          <w:rtl w:val="0"/>
        </w:rPr>
        <w:t xml:space="preserve">Bước 6: </w:t>
      </w:r>
      <w:r w:rsidDel="00000000" w:rsidR="00000000" w:rsidRPr="00000000">
        <w:rPr>
          <w:rFonts w:ascii="Times New Roman" w:cs="Times New Roman" w:eastAsia="Times New Roman" w:hAnsi="Times New Roman"/>
          <w:b w:val="1"/>
          <w:sz w:val="26"/>
          <w:szCs w:val="26"/>
          <w:vertAlign w:val="baseline"/>
          <w:rtl w:val="0"/>
        </w:rPr>
        <w:t xml:space="preserve">Ngoài toan chuyển hóa AG tăng có rối loạn chuyển hóa nào khác đi kèm ?  </w:t>
      </w:r>
      <w:r w:rsidDel="00000000" w:rsidR="00000000" w:rsidRPr="00000000">
        <w:rPr>
          <w:rtl w:val="0"/>
        </w:rPr>
      </w:r>
    </w:p>
    <w:p w:rsidR="00000000" w:rsidDel="00000000" w:rsidP="00000000" w:rsidRDefault="00000000" w:rsidRPr="00000000" w14:paraId="000000B2">
      <w:pPr>
        <w:rPr>
          <w:vertAlign w:val="baseline"/>
        </w:rPr>
      </w:pPr>
      <w:r w:rsidDel="00000000" w:rsidR="00000000" w:rsidRPr="00000000">
        <w:rPr>
          <w:rtl w:val="0"/>
        </w:rPr>
      </w:r>
    </w:p>
    <w:p w:rsidR="00000000" w:rsidDel="00000000" w:rsidP="00000000" w:rsidRDefault="00000000" w:rsidRPr="00000000" w14:paraId="000000B3">
      <w:pPr>
        <w:rPr>
          <w:vertAlign w:val="baseline"/>
        </w:rPr>
      </w:pPr>
      <w:r w:rsidDel="00000000" w:rsidR="00000000" w:rsidRPr="00000000">
        <w:rPr>
          <w:rtl w:val="0"/>
        </w:rPr>
      </w:r>
    </w:p>
    <w:p w:rsidR="00000000" w:rsidDel="00000000" w:rsidP="00000000" w:rsidRDefault="00000000" w:rsidRPr="00000000" w14:paraId="000000B4">
      <w:pPr>
        <w:rPr>
          <w:vertAlign w:val="baseline"/>
        </w:rPr>
      </w:pPr>
      <w:r w:rsidDel="00000000" w:rsidR="00000000" w:rsidRPr="00000000">
        <w:rPr>
          <w:b w:val="1"/>
          <w:color w:val="ffffff"/>
          <w:vertAlign w:val="baseline"/>
          <w:rtl w:val="0"/>
        </w:rPr>
        <w:t xml:space="preserve">AG t oê3-m bấy nhiêu)</w:t>
      </w:r>
      <w:r w:rsidDel="00000000" w:rsidR="00000000" w:rsidRPr="00000000">
        <w:rPr>
          <w:rtl w:val="0"/>
        </w:rPr>
      </w:r>
    </w:p>
    <w:p w:rsidR="00000000" w:rsidDel="00000000" w:rsidP="00000000" w:rsidRDefault="00000000" w:rsidRPr="00000000" w14:paraId="000000B5">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jc w:val="right"/>
        <w:rPr>
          <w:vertAlign w:val="baseline"/>
        </w:rPr>
      </w:pPr>
      <w:r w:rsidDel="00000000" w:rsidR="00000000" w:rsidRPr="00000000">
        <w:rPr>
          <w:vertAlign w:val="baseline"/>
        </w:rPr>
        <w:drawing>
          <wp:inline distB="0" distT="0" distL="114300" distR="114300">
            <wp:extent cx="5574665" cy="3797935"/>
            <wp:effectExtent b="0" l="0" r="0" t="0"/>
            <wp:docPr id="43"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574665" cy="379793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788"/>
        </w:tabs>
        <w:spacing w:before="80" w:lineRule="auto"/>
        <w:jc w:val="right"/>
        <w:rPr>
          <w:vertAlign w:val="baseline"/>
        </w:rPr>
      </w:pPr>
      <w:r w:rsidDel="00000000" w:rsidR="00000000" w:rsidRPr="00000000">
        <w:rPr>
          <w:rtl w:val="0"/>
        </w:rPr>
      </w:r>
    </w:p>
    <w:sectPr>
      <w:pgSz w:h="16840" w:w="11907" w:orient="portrait"/>
      <w:pgMar w:bottom="1418" w:top="1418" w:left="1133.858267716535" w:right="1418" w:header="720" w:footer="720"/>
      <w:pgNumType w:start="1"/>
      <w:sectPrChange w:author="Hân Di" w:id="0" w:date="2020-05-16T13:07:40Z">
        <w:sectPr w:rsidR="000000" w:rsidDel="000000" w:rsidRPr="000000" w:rsidSect="000000">
          <w:pgMar w:bottom="1418" w:top="1418" w:left="1701" w:right="1418" w:header="720" w:footer="720"/>
          <w:pgNumType w:start="1"/>
          <w:pgSz w:h="16840" w:w="11907"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Times New Roman"/>
  <w:font w:name="Gungsuh"/>
  <w:font w:name="Courier New"/>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75"/>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en-US"/>
      </w:rPr>
    </w:rPrDefault>
    <w:pPrDefault>
      <w:pPr>
        <w:spacing w:after="60" w:before="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312" w:lineRule="auto"/>
    </w:pPr>
    <w:rPr>
      <w:rFonts w:ascii="Cambria" w:cs="Cambria" w:eastAsia="Cambria" w:hAnsi="Cambria"/>
      <w:b w:val="1"/>
      <w:sz w:val="32"/>
      <w:szCs w:val="32"/>
      <w:vertAlign w:val="baseline"/>
    </w:rPr>
  </w:style>
  <w:style w:type="paragraph" w:styleId="Heading2">
    <w:name w:val="heading 2"/>
    <w:basedOn w:val="Normal"/>
    <w:next w:val="Normal"/>
    <w:pPr>
      <w:widowControl w:val="0"/>
      <w:spacing w:after="0" w:before="0" w:line="240" w:lineRule="auto"/>
      <w:ind w:left="1025"/>
    </w:pPr>
    <w:rPr>
      <w:b w:val="1"/>
      <w:i w:val="1"/>
      <w:sz w:val="56"/>
      <w:szCs w:val="56"/>
      <w:vertAlign w:val="baselin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20" Type="http://schemas.openxmlformats.org/officeDocument/2006/relationships/image" Target="media/image25.png"/><Relationship Id="rId42" Type="http://schemas.openxmlformats.org/officeDocument/2006/relationships/image" Target="media/image18.png"/><Relationship Id="rId41" Type="http://schemas.openxmlformats.org/officeDocument/2006/relationships/image" Target="media/image38.png"/><Relationship Id="rId22" Type="http://schemas.openxmlformats.org/officeDocument/2006/relationships/image" Target="media/image2.png"/><Relationship Id="rId44" Type="http://schemas.openxmlformats.org/officeDocument/2006/relationships/image" Target="media/image40.png"/><Relationship Id="rId21" Type="http://schemas.openxmlformats.org/officeDocument/2006/relationships/image" Target="media/image27.png"/><Relationship Id="rId43" Type="http://schemas.openxmlformats.org/officeDocument/2006/relationships/image" Target="media/image39.png"/><Relationship Id="rId24" Type="http://schemas.openxmlformats.org/officeDocument/2006/relationships/image" Target="media/image4.png"/><Relationship Id="rId46" Type="http://schemas.openxmlformats.org/officeDocument/2006/relationships/image" Target="media/image31.png"/><Relationship Id="rId23" Type="http://schemas.openxmlformats.org/officeDocument/2006/relationships/image" Target="media/image3.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1.png"/><Relationship Id="rId48" Type="http://schemas.openxmlformats.org/officeDocument/2006/relationships/image" Target="media/image17.png"/><Relationship Id="rId25" Type="http://schemas.openxmlformats.org/officeDocument/2006/relationships/image" Target="media/image5.png"/><Relationship Id="rId47" Type="http://schemas.openxmlformats.org/officeDocument/2006/relationships/image" Target="media/image32.png"/><Relationship Id="rId28" Type="http://schemas.openxmlformats.org/officeDocument/2006/relationships/image" Target="media/image11.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6.png"/><Relationship Id="rId7" Type="http://schemas.openxmlformats.org/officeDocument/2006/relationships/image" Target="media/image23.png"/><Relationship Id="rId8" Type="http://schemas.openxmlformats.org/officeDocument/2006/relationships/image" Target="media/image21.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15.png"/><Relationship Id="rId33" Type="http://schemas.openxmlformats.org/officeDocument/2006/relationships/image" Target="media/image33.png"/><Relationship Id="rId10" Type="http://schemas.openxmlformats.org/officeDocument/2006/relationships/image" Target="media/image26.png"/><Relationship Id="rId32" Type="http://schemas.openxmlformats.org/officeDocument/2006/relationships/image" Target="media/image9.png"/><Relationship Id="rId13" Type="http://schemas.openxmlformats.org/officeDocument/2006/relationships/image" Target="media/image20.png"/><Relationship Id="rId35" Type="http://schemas.openxmlformats.org/officeDocument/2006/relationships/image" Target="media/image35.png"/><Relationship Id="rId12" Type="http://schemas.openxmlformats.org/officeDocument/2006/relationships/image" Target="media/image14.png"/><Relationship Id="rId34" Type="http://schemas.openxmlformats.org/officeDocument/2006/relationships/image" Target="media/image34.png"/><Relationship Id="rId15" Type="http://schemas.openxmlformats.org/officeDocument/2006/relationships/image" Target="media/image13.png"/><Relationship Id="rId37" Type="http://schemas.openxmlformats.org/officeDocument/2006/relationships/image" Target="media/image41.png"/><Relationship Id="rId14" Type="http://schemas.openxmlformats.org/officeDocument/2006/relationships/image" Target="media/image19.png"/><Relationship Id="rId36" Type="http://schemas.openxmlformats.org/officeDocument/2006/relationships/image" Target="media/image36.png"/><Relationship Id="rId17" Type="http://schemas.openxmlformats.org/officeDocument/2006/relationships/image" Target="media/image29.png"/><Relationship Id="rId39" Type="http://schemas.openxmlformats.org/officeDocument/2006/relationships/image" Target="media/image43.png"/><Relationship Id="rId16" Type="http://schemas.openxmlformats.org/officeDocument/2006/relationships/image" Target="media/image12.png"/><Relationship Id="rId38" Type="http://schemas.openxmlformats.org/officeDocument/2006/relationships/image" Target="media/image42.png"/><Relationship Id="rId19" Type="http://schemas.openxmlformats.org/officeDocument/2006/relationships/image" Target="media/image24.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